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/>
          <w:sz w:val="21"/>
        </w:rPr>
        <w:id w:val="14746385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</w:rPr>
      </w:sdtEndPr>
      <w:sdtContent>
        <w:p w14:paraId="374959C5">
          <w:pPr>
            <w:jc w:val="both"/>
          </w:pPr>
        </w:p>
        <w:p w14:paraId="6A4F9674">
          <w:pPr>
            <w:pStyle w:val="13"/>
            <w:tabs>
              <w:tab w:val="right" w:leader="dot" w:pos="8290"/>
            </w:tabs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1"/>
              <w:szCs w:val="22"/>
            </w:rPr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TOC \o "1-4" \h \u </w:instrText>
          </w:r>
          <w:r>
            <w:rPr>
              <w:rFonts w:ascii="Times New Roman"/>
            </w:rPr>
            <w:fldChar w:fldCharType="separate"/>
          </w:r>
          <w:r>
            <w:fldChar w:fldCharType="begin"/>
          </w:r>
          <w:r>
            <w:instrText xml:space="preserve"> HYPERLINK \l "_Toc165323599" </w:instrText>
          </w:r>
          <w:r>
            <w:fldChar w:fldCharType="separate"/>
          </w:r>
          <w:r>
            <w:rPr>
              <w:rStyle w:val="21"/>
              <w:rFonts w:eastAsia="宋体"/>
            </w:rPr>
            <w:t>第四章 面向对象和Java类</w:t>
          </w:r>
          <w:r>
            <w:tab/>
          </w:r>
          <w:r>
            <w:fldChar w:fldCharType="begin"/>
          </w:r>
          <w:r>
            <w:instrText xml:space="preserve"> PAGEREF _Toc165323599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A4BDC9A">
          <w:pPr>
            <w:pStyle w:val="16"/>
            <w:tabs>
              <w:tab w:val="left" w:pos="960"/>
              <w:tab w:val="right" w:leader="dot" w:pos="8290"/>
            </w:tabs>
            <w:rPr>
              <w:rFonts w:hAnsiTheme="minorHAnsi" w:eastAsiaTheme="minorEastAsia"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"_Toc165323600" </w:instrText>
          </w:r>
          <w:r>
            <w:fldChar w:fldCharType="separate"/>
          </w:r>
          <w:r>
            <w:rPr>
              <w:rStyle w:val="21"/>
            </w:rPr>
            <w:t>第一节</w:t>
          </w:r>
          <w:r>
            <w:rPr>
              <w:rFonts w:hAnsiTheme="minorHAnsi" w:eastAsiaTheme="minorEastAsia" w:cstheme="minorBidi"/>
              <w:kern w:val="2"/>
              <w:sz w:val="21"/>
            </w:rPr>
            <w:tab/>
          </w:r>
          <w:r>
            <w:rPr>
              <w:rStyle w:val="21"/>
            </w:rPr>
            <w:t>面向对象的编程思想</w:t>
          </w:r>
          <w:r>
            <w:tab/>
          </w:r>
          <w:r>
            <w:fldChar w:fldCharType="begin"/>
          </w:r>
          <w:r>
            <w:instrText xml:space="preserve"> PAGEREF _Toc165323600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B5AA81C">
          <w:pPr>
            <w:pStyle w:val="9"/>
            <w:tabs>
              <w:tab w:val="right" w:leader="dot" w:pos="8290"/>
            </w:tabs>
            <w:rPr>
              <w:rFonts w:hAnsiTheme="minorHAnsi" w:eastAsiaTheme="minorEastAsia" w:cstheme="minorBidi"/>
              <w:i w:val="0"/>
              <w:iCs w:val="0"/>
              <w:kern w:val="2"/>
              <w:sz w:val="21"/>
            </w:rPr>
          </w:pPr>
          <w:r>
            <w:fldChar w:fldCharType="begin"/>
          </w:r>
          <w:r>
            <w:instrText xml:space="preserve"> HYPERLINK \l "_Toc165323601" </w:instrText>
          </w:r>
          <w:r>
            <w:fldChar w:fldCharType="separate"/>
          </w:r>
          <w:r>
            <w:rPr>
              <w:rStyle w:val="21"/>
              <w:rFonts w:eastAsia="宋体"/>
            </w:rPr>
            <w:t>4.1.1 世界是由对象组成的</w:t>
          </w:r>
          <w:r>
            <w:tab/>
          </w:r>
          <w:r>
            <w:fldChar w:fldCharType="begin"/>
          </w:r>
          <w:r>
            <w:instrText xml:space="preserve"> PAGEREF _Toc165323601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FEFFB6E">
          <w:pPr>
            <w:pStyle w:val="9"/>
            <w:tabs>
              <w:tab w:val="right" w:leader="dot" w:pos="8290"/>
            </w:tabs>
            <w:rPr>
              <w:rFonts w:hAnsiTheme="minorHAnsi" w:eastAsiaTheme="minorEastAsia" w:cstheme="minorBidi"/>
              <w:i w:val="0"/>
              <w:iCs w:val="0"/>
              <w:kern w:val="2"/>
              <w:sz w:val="21"/>
            </w:rPr>
          </w:pPr>
          <w:r>
            <w:fldChar w:fldCharType="begin"/>
          </w:r>
          <w:r>
            <w:instrText xml:space="preserve"> HYPERLINK \l "_Toc165323602" </w:instrText>
          </w:r>
          <w:r>
            <w:fldChar w:fldCharType="separate"/>
          </w:r>
          <w:r>
            <w:rPr>
              <w:rStyle w:val="21"/>
              <w:rFonts w:eastAsia="宋体"/>
            </w:rPr>
            <w:t>4.1.2 对象的构成和对象的规范</w:t>
          </w:r>
          <w:r>
            <w:tab/>
          </w:r>
          <w:r>
            <w:fldChar w:fldCharType="begin"/>
          </w:r>
          <w:r>
            <w:instrText xml:space="preserve"> PAGEREF _Toc165323602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8DB32E">
          <w:pPr>
            <w:pStyle w:val="9"/>
            <w:tabs>
              <w:tab w:val="right" w:leader="dot" w:pos="8290"/>
            </w:tabs>
            <w:rPr>
              <w:rFonts w:hAnsiTheme="minorHAnsi" w:eastAsiaTheme="minorEastAsia" w:cstheme="minorBidi"/>
              <w:i w:val="0"/>
              <w:iCs w:val="0"/>
              <w:kern w:val="2"/>
              <w:sz w:val="21"/>
            </w:rPr>
          </w:pPr>
          <w:r>
            <w:fldChar w:fldCharType="begin"/>
          </w:r>
          <w:r>
            <w:instrText xml:space="preserve"> HYPERLINK \l "_Toc165323603" </w:instrText>
          </w:r>
          <w:r>
            <w:fldChar w:fldCharType="separate"/>
          </w:r>
          <w:r>
            <w:rPr>
              <w:rStyle w:val="21"/>
              <w:rFonts w:eastAsia="宋体"/>
            </w:rPr>
            <w:t>4.1.2 面向对象的编程思想</w:t>
          </w:r>
          <w:r>
            <w:tab/>
          </w:r>
          <w:r>
            <w:fldChar w:fldCharType="begin"/>
          </w:r>
          <w:r>
            <w:instrText xml:space="preserve"> PAGEREF _Toc165323603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B1FCE3E">
          <w:pPr>
            <w:pStyle w:val="16"/>
            <w:tabs>
              <w:tab w:val="left" w:pos="960"/>
              <w:tab w:val="right" w:leader="dot" w:pos="8290"/>
            </w:tabs>
            <w:rPr>
              <w:rFonts w:hAnsiTheme="minorHAnsi" w:eastAsiaTheme="minorEastAsia"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"_Toc165323604" </w:instrText>
          </w:r>
          <w:r>
            <w:fldChar w:fldCharType="separate"/>
          </w:r>
          <w:r>
            <w:rPr>
              <w:rStyle w:val="21"/>
            </w:rPr>
            <w:t>第二节</w:t>
          </w:r>
          <w:r>
            <w:rPr>
              <w:rFonts w:hAnsiTheme="minorHAnsi" w:eastAsiaTheme="minorEastAsia" w:cstheme="minorBidi"/>
              <w:kern w:val="2"/>
              <w:sz w:val="21"/>
            </w:rPr>
            <w:tab/>
          </w:r>
          <w:r>
            <w:rPr>
              <w:rStyle w:val="21"/>
            </w:rPr>
            <w:t>Java</w:t>
          </w:r>
          <w:r>
            <w:rPr>
              <w:rStyle w:val="21"/>
              <w:rFonts w:ascii="宋体" w:hAnsi="宋体" w:cs="宋体"/>
            </w:rPr>
            <w:t>类和对象</w:t>
          </w:r>
          <w:r>
            <w:tab/>
          </w:r>
          <w:r>
            <w:fldChar w:fldCharType="begin"/>
          </w:r>
          <w:r>
            <w:instrText xml:space="preserve"> PAGEREF _Toc165323604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E37F4E4">
          <w:pPr>
            <w:pStyle w:val="9"/>
            <w:tabs>
              <w:tab w:val="right" w:leader="dot" w:pos="8290"/>
            </w:tabs>
            <w:rPr>
              <w:rFonts w:hAnsiTheme="minorHAnsi" w:eastAsiaTheme="minorEastAsia" w:cstheme="minorBidi"/>
              <w:i w:val="0"/>
              <w:iCs w:val="0"/>
              <w:kern w:val="2"/>
              <w:sz w:val="21"/>
            </w:rPr>
          </w:pPr>
          <w:r>
            <w:fldChar w:fldCharType="begin"/>
          </w:r>
          <w:r>
            <w:instrText xml:space="preserve"> HYPERLINK \l "_Toc165323605" </w:instrText>
          </w:r>
          <w:r>
            <w:fldChar w:fldCharType="separate"/>
          </w:r>
          <w:r>
            <w:rPr>
              <w:rStyle w:val="21"/>
              <w:rFonts w:eastAsia="宋体"/>
            </w:rPr>
            <w:t>4.2.1类与对象的联系和区别</w:t>
          </w:r>
          <w:r>
            <w:tab/>
          </w:r>
          <w:r>
            <w:fldChar w:fldCharType="begin"/>
          </w:r>
          <w:r>
            <w:instrText xml:space="preserve"> PAGEREF _Toc165323605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3BABCE6">
          <w:pPr>
            <w:pStyle w:val="9"/>
            <w:tabs>
              <w:tab w:val="right" w:leader="dot" w:pos="8290"/>
            </w:tabs>
            <w:rPr>
              <w:rFonts w:hAnsiTheme="minorHAnsi" w:eastAsiaTheme="minorEastAsia" w:cstheme="minorBidi"/>
              <w:i w:val="0"/>
              <w:iCs w:val="0"/>
              <w:kern w:val="2"/>
              <w:sz w:val="21"/>
            </w:rPr>
          </w:pPr>
          <w:r>
            <w:fldChar w:fldCharType="begin"/>
          </w:r>
          <w:r>
            <w:instrText xml:space="preserve"> HYPERLINK \l "_Toc165323606" </w:instrText>
          </w:r>
          <w:r>
            <w:fldChar w:fldCharType="separate"/>
          </w:r>
          <w:r>
            <w:rPr>
              <w:rStyle w:val="21"/>
              <w:rFonts w:eastAsia="宋体"/>
            </w:rPr>
            <w:t>4.2.2变量赋值</w:t>
          </w:r>
          <w:r>
            <w:tab/>
          </w:r>
          <w:r>
            <w:fldChar w:fldCharType="begin"/>
          </w:r>
          <w:r>
            <w:instrText xml:space="preserve"> PAGEREF _Toc165323606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DED96E0">
          <w:pPr>
            <w:pStyle w:val="14"/>
            <w:tabs>
              <w:tab w:val="right" w:leader="dot" w:pos="8290"/>
            </w:tabs>
            <w:rPr>
              <w:rFonts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"_Toc165323607" </w:instrText>
          </w:r>
          <w:r>
            <w:fldChar w:fldCharType="separate"/>
          </w:r>
          <w:r>
            <w:rPr>
              <w:rStyle w:val="21"/>
              <w:rFonts w:ascii="Times New Roman" w:eastAsia="宋体"/>
            </w:rPr>
            <w:t>4.2.2.1基本类型变量赋值</w:t>
          </w:r>
          <w:r>
            <w:tab/>
          </w:r>
          <w:r>
            <w:fldChar w:fldCharType="begin"/>
          </w:r>
          <w:r>
            <w:instrText xml:space="preserve"> PAGEREF _Toc165323607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EC1E89D">
          <w:pPr>
            <w:pStyle w:val="14"/>
            <w:tabs>
              <w:tab w:val="right" w:leader="dot" w:pos="8290"/>
            </w:tabs>
            <w:rPr>
              <w:rFonts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"_Toc165323608" </w:instrText>
          </w:r>
          <w:r>
            <w:fldChar w:fldCharType="separate"/>
          </w:r>
          <w:r>
            <w:rPr>
              <w:rStyle w:val="21"/>
              <w:rFonts w:ascii="Times New Roman" w:eastAsia="宋体"/>
            </w:rPr>
            <w:t>4.2.2.2类对象变量的赋值</w:t>
          </w:r>
          <w:r>
            <w:tab/>
          </w:r>
          <w:r>
            <w:fldChar w:fldCharType="begin"/>
          </w:r>
          <w:r>
            <w:instrText xml:space="preserve"> PAGEREF _Toc165323608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005B5B0">
          <w:pPr>
            <w:pStyle w:val="9"/>
            <w:tabs>
              <w:tab w:val="right" w:leader="dot" w:pos="8290"/>
            </w:tabs>
            <w:rPr>
              <w:rFonts w:hAnsiTheme="minorHAnsi" w:eastAsiaTheme="minorEastAsia" w:cstheme="minorBidi"/>
              <w:i w:val="0"/>
              <w:iCs w:val="0"/>
              <w:kern w:val="2"/>
              <w:sz w:val="21"/>
            </w:rPr>
          </w:pPr>
          <w:r>
            <w:fldChar w:fldCharType="begin"/>
          </w:r>
          <w:r>
            <w:instrText xml:space="preserve"> HYPERLINK \l "_Toc165323609" </w:instrText>
          </w:r>
          <w:r>
            <w:fldChar w:fldCharType="separate"/>
          </w:r>
          <w:r>
            <w:rPr>
              <w:rStyle w:val="21"/>
              <w:rFonts w:eastAsia="宋体"/>
            </w:rPr>
            <w:t>4.2.3对象的初始值</w:t>
          </w:r>
          <w:r>
            <w:tab/>
          </w:r>
          <w:r>
            <w:fldChar w:fldCharType="begin"/>
          </w:r>
          <w:r>
            <w:instrText xml:space="preserve"> PAGEREF _Toc165323609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617F4F0">
          <w:pPr>
            <w:pStyle w:val="16"/>
            <w:tabs>
              <w:tab w:val="left" w:pos="960"/>
              <w:tab w:val="right" w:leader="dot" w:pos="8290"/>
            </w:tabs>
            <w:rPr>
              <w:rFonts w:hAnsiTheme="minorHAnsi" w:eastAsiaTheme="minorEastAsia"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"_Toc165323610" </w:instrText>
          </w:r>
          <w:r>
            <w:fldChar w:fldCharType="separate"/>
          </w:r>
          <w:r>
            <w:rPr>
              <w:rStyle w:val="21"/>
            </w:rPr>
            <w:t>第三节</w:t>
          </w:r>
          <w:r>
            <w:rPr>
              <w:rFonts w:hAnsiTheme="minorHAnsi" w:eastAsiaTheme="minorEastAsia" w:cstheme="minorBidi"/>
              <w:kern w:val="2"/>
              <w:sz w:val="21"/>
            </w:rPr>
            <w:tab/>
          </w:r>
          <w:r>
            <w:rPr>
              <w:rStyle w:val="21"/>
            </w:rPr>
            <w:t>构造方法</w:t>
          </w:r>
          <w:r>
            <w:tab/>
          </w:r>
          <w:r>
            <w:fldChar w:fldCharType="begin"/>
          </w:r>
          <w:r>
            <w:instrText xml:space="preserve"> PAGEREF _Toc165323610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01C400D">
          <w:pPr>
            <w:pStyle w:val="9"/>
            <w:tabs>
              <w:tab w:val="right" w:leader="dot" w:pos="8290"/>
            </w:tabs>
            <w:rPr>
              <w:rFonts w:hAnsiTheme="minorHAnsi" w:eastAsiaTheme="minorEastAsia" w:cstheme="minorBidi"/>
              <w:i w:val="0"/>
              <w:iCs w:val="0"/>
              <w:kern w:val="2"/>
              <w:sz w:val="21"/>
            </w:rPr>
          </w:pPr>
          <w:r>
            <w:fldChar w:fldCharType="begin"/>
          </w:r>
          <w:r>
            <w:instrText xml:space="preserve"> HYPERLINK \l "_Toc165323611" </w:instrText>
          </w:r>
          <w:r>
            <w:fldChar w:fldCharType="separate"/>
          </w:r>
          <w:r>
            <w:rPr>
              <w:rStyle w:val="21"/>
              <w:rFonts w:eastAsia="宋体"/>
            </w:rPr>
            <w:t>4.3.1 构造方法的定义</w:t>
          </w:r>
          <w:r>
            <w:tab/>
          </w:r>
          <w:r>
            <w:fldChar w:fldCharType="begin"/>
          </w:r>
          <w:r>
            <w:instrText xml:space="preserve"> PAGEREF _Toc165323611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6D21AA6">
          <w:pPr>
            <w:pStyle w:val="9"/>
            <w:tabs>
              <w:tab w:val="right" w:leader="dot" w:pos="8290"/>
            </w:tabs>
            <w:rPr>
              <w:rFonts w:hAnsiTheme="minorHAnsi" w:eastAsiaTheme="minorEastAsia" w:cstheme="minorBidi"/>
              <w:i w:val="0"/>
              <w:iCs w:val="0"/>
              <w:kern w:val="2"/>
              <w:sz w:val="21"/>
            </w:rPr>
          </w:pPr>
          <w:r>
            <w:fldChar w:fldCharType="begin"/>
          </w:r>
          <w:r>
            <w:instrText xml:space="preserve"> HYPERLINK \l "_Toc165323612" </w:instrText>
          </w:r>
          <w:r>
            <w:fldChar w:fldCharType="separate"/>
          </w:r>
          <w:r>
            <w:rPr>
              <w:rStyle w:val="21"/>
            </w:rPr>
            <w:t>4.3.2</w:t>
          </w:r>
          <w:r>
            <w:rPr>
              <w:rStyle w:val="21"/>
              <w:rFonts w:ascii="宋体" w:hAnsi="宋体" w:eastAsia="宋体" w:cs="宋体"/>
            </w:rPr>
            <w:t xml:space="preserve"> 构造方法规则</w:t>
          </w:r>
          <w:r>
            <w:tab/>
          </w:r>
          <w:r>
            <w:fldChar w:fldCharType="begin"/>
          </w:r>
          <w:r>
            <w:instrText xml:space="preserve"> PAGEREF _Toc165323612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55529AC">
          <w:pPr>
            <w:pStyle w:val="9"/>
            <w:tabs>
              <w:tab w:val="right" w:leader="dot" w:pos="8290"/>
            </w:tabs>
            <w:rPr>
              <w:rFonts w:hAnsiTheme="minorHAnsi" w:eastAsiaTheme="minorEastAsia" w:cstheme="minorBidi"/>
              <w:i w:val="0"/>
              <w:iCs w:val="0"/>
              <w:kern w:val="2"/>
              <w:sz w:val="21"/>
            </w:rPr>
          </w:pPr>
          <w:r>
            <w:fldChar w:fldCharType="begin"/>
          </w:r>
          <w:r>
            <w:instrText xml:space="preserve"> HYPERLINK \l "_Toc165323613" </w:instrText>
          </w:r>
          <w:r>
            <w:fldChar w:fldCharType="separate"/>
          </w:r>
          <w:r>
            <w:rPr>
              <w:rStyle w:val="21"/>
              <w:rFonts w:eastAsia="宋体"/>
            </w:rPr>
            <w:t>4.3.3 变量的生命周期</w:t>
          </w:r>
          <w:r>
            <w:tab/>
          </w:r>
          <w:r>
            <w:fldChar w:fldCharType="begin"/>
          </w:r>
          <w:r>
            <w:instrText xml:space="preserve"> PAGEREF _Toc165323613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F2C7D62">
          <w:pPr>
            <w:pStyle w:val="16"/>
            <w:tabs>
              <w:tab w:val="left" w:pos="960"/>
              <w:tab w:val="right" w:leader="dot" w:pos="8290"/>
            </w:tabs>
            <w:rPr>
              <w:rFonts w:hAnsiTheme="minorHAnsi" w:eastAsiaTheme="minorEastAsia"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"_Toc165323614" </w:instrText>
          </w:r>
          <w:r>
            <w:fldChar w:fldCharType="separate"/>
          </w:r>
          <w:r>
            <w:rPr>
              <w:rStyle w:val="21"/>
            </w:rPr>
            <w:t>第四节</w:t>
          </w:r>
          <w:r>
            <w:rPr>
              <w:rFonts w:hAnsiTheme="minorHAnsi" w:eastAsiaTheme="minorEastAsia" w:cstheme="minorBidi"/>
              <w:kern w:val="2"/>
              <w:sz w:val="21"/>
            </w:rPr>
            <w:tab/>
          </w:r>
          <w:r>
            <w:rPr>
              <w:rStyle w:val="21"/>
            </w:rPr>
            <w:t>信息隐藏和this关键字</w:t>
          </w:r>
          <w:r>
            <w:tab/>
          </w:r>
          <w:r>
            <w:fldChar w:fldCharType="begin"/>
          </w:r>
          <w:r>
            <w:instrText xml:space="preserve"> PAGEREF _Toc165323614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8D2E089">
          <w:pPr>
            <w:pStyle w:val="9"/>
            <w:tabs>
              <w:tab w:val="right" w:leader="dot" w:pos="8290"/>
            </w:tabs>
            <w:rPr>
              <w:rFonts w:hAnsiTheme="minorHAnsi" w:eastAsiaTheme="minorEastAsia" w:cstheme="minorBidi"/>
              <w:i w:val="0"/>
              <w:iCs w:val="0"/>
              <w:kern w:val="2"/>
              <w:sz w:val="21"/>
            </w:rPr>
          </w:pPr>
          <w:r>
            <w:fldChar w:fldCharType="begin"/>
          </w:r>
          <w:r>
            <w:instrText xml:space="preserve"> HYPERLINK \l "_Toc165323615" </w:instrText>
          </w:r>
          <w:r>
            <w:fldChar w:fldCharType="separate"/>
          </w:r>
          <w:r>
            <w:rPr>
              <w:rStyle w:val="21"/>
              <w:rFonts w:eastAsia="宋体"/>
            </w:rPr>
            <w:t>4.4.1 信息隐藏</w:t>
          </w:r>
          <w:r>
            <w:tab/>
          </w:r>
          <w:r>
            <w:fldChar w:fldCharType="begin"/>
          </w:r>
          <w:r>
            <w:instrText xml:space="preserve"> PAGEREF _Toc165323615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CFCA9A2">
          <w:pPr>
            <w:pStyle w:val="9"/>
            <w:tabs>
              <w:tab w:val="right" w:leader="dot" w:pos="8290"/>
            </w:tabs>
            <w:rPr>
              <w:rFonts w:hAnsiTheme="minorHAnsi" w:eastAsiaTheme="minorEastAsia" w:cstheme="minorBidi"/>
              <w:i w:val="0"/>
              <w:iCs w:val="0"/>
              <w:kern w:val="2"/>
              <w:sz w:val="21"/>
            </w:rPr>
          </w:pPr>
          <w:r>
            <w:fldChar w:fldCharType="begin"/>
          </w:r>
          <w:r>
            <w:instrText xml:space="preserve"> HYPERLINK \l "_Toc165323616" </w:instrText>
          </w:r>
          <w:r>
            <w:fldChar w:fldCharType="separate"/>
          </w:r>
          <w:r>
            <w:rPr>
              <w:rStyle w:val="21"/>
              <w:rFonts w:eastAsia="宋体"/>
            </w:rPr>
            <w:t>4.4.2 this关键字</w:t>
          </w:r>
          <w:r>
            <w:tab/>
          </w:r>
          <w:r>
            <w:fldChar w:fldCharType="begin"/>
          </w:r>
          <w:r>
            <w:instrText xml:space="preserve"> PAGEREF _Toc165323616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40478BB">
          <w:pPr>
            <w:pStyle w:val="16"/>
            <w:tabs>
              <w:tab w:val="left" w:pos="960"/>
              <w:tab w:val="right" w:leader="dot" w:pos="8290"/>
            </w:tabs>
            <w:rPr>
              <w:rFonts w:hAnsiTheme="minorHAnsi" w:eastAsiaTheme="minorEastAsia"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"_Toc165323617" </w:instrText>
          </w:r>
          <w:r>
            <w:fldChar w:fldCharType="separate"/>
          </w:r>
          <w:r>
            <w:rPr>
              <w:rStyle w:val="21"/>
            </w:rPr>
            <w:t>第五节</w:t>
          </w:r>
          <w:r>
            <w:rPr>
              <w:rFonts w:hAnsiTheme="minorHAnsi" w:eastAsiaTheme="minorEastAsia" w:cstheme="minorBidi"/>
              <w:kern w:val="2"/>
              <w:sz w:val="21"/>
            </w:rPr>
            <w:tab/>
          </w:r>
          <w:r>
            <w:rPr>
              <w:rStyle w:val="21"/>
            </w:rPr>
            <w:t>本章小结</w:t>
          </w:r>
          <w:r>
            <w:tab/>
          </w:r>
          <w:r>
            <w:fldChar w:fldCharType="begin"/>
          </w:r>
          <w:r>
            <w:instrText xml:space="preserve"> PAGEREF _Toc165323617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8BCAF93">
          <w:r>
            <w:fldChar w:fldCharType="end"/>
          </w:r>
        </w:p>
      </w:sdtContent>
    </w:sdt>
    <w:p w14:paraId="29A87644">
      <w:pPr>
        <w:rPr>
          <w:rFonts w:eastAsia="宋体"/>
        </w:rPr>
      </w:pPr>
      <w:r>
        <w:rPr>
          <w:rFonts w:eastAsia="宋体"/>
        </w:rPr>
        <w:br w:type="page"/>
      </w:r>
    </w:p>
    <w:p w14:paraId="3ECDDCB4">
      <w:pPr>
        <w:pStyle w:val="2"/>
        <w:rPr>
          <w:rFonts w:eastAsia="宋体"/>
        </w:rPr>
      </w:pPr>
      <w:bookmarkStart w:id="0" w:name="_Toc20035"/>
      <w:bookmarkStart w:id="1" w:name="_Toc165323599"/>
      <w:r>
        <w:rPr>
          <w:rFonts w:eastAsia="宋体"/>
        </w:rPr>
        <w:t>第四章 面向对象和Java类</w:t>
      </w:r>
      <w:bookmarkEnd w:id="0"/>
      <w:bookmarkEnd w:id="1"/>
    </w:p>
    <w:p w14:paraId="7A98C299">
      <w:pPr>
        <w:spacing w:line="360" w:lineRule="auto"/>
        <w:ind w:firstLine="420"/>
        <w:rPr>
          <w:rFonts w:ascii="宋体" w:hAnsi="宋体" w:eastAsia="宋体" w:cs="宋体"/>
        </w:rPr>
      </w:pPr>
      <w:r>
        <w:rPr>
          <w:rFonts w:eastAsia="宋体"/>
        </w:rPr>
        <w:t xml:space="preserve">“当世界年纪还小的时候，每样东西都必须学习怎么生活。星星聚集排列成星座，石头只需不断变硬变重，太阳开始发光，它学着怎么上山下山，月亮学会的是不断的变化,水学着怎么流动，它很快就学会了，因为只有一种方式，那就是：一直往低的地方流，风儿发现自己可以吹……那时候生活就是这么简单，每样东西只要去发掘什么事最容易做就行了。世界花了很多时间来安排这一切。之后，一切几乎就自然而然地进行。雨只要从云端落下，就会掉到地面；人只要张开眼睛，就可以看到一切有多美好；只要每样东西都做它自己认为最容易的事，这世界就相当有秩序了。”     </w:t>
      </w:r>
      <w:r>
        <w:rPr>
          <w:rFonts w:hint="eastAsia" w:eastAsia="宋体"/>
        </w:rPr>
        <w:t xml:space="preserve">   ——</w:t>
      </w:r>
      <w:r>
        <w:rPr>
          <w:rFonts w:eastAsia="宋体"/>
        </w:rPr>
        <w:t>于尔克·舒比格《当世界年纪还小的时候》</w:t>
      </w:r>
    </w:p>
    <w:p w14:paraId="516E6649"/>
    <w:p w14:paraId="1356DE5B">
      <w:pPr>
        <w:pStyle w:val="3"/>
      </w:pPr>
      <w:bookmarkStart w:id="2" w:name="_Toc24704"/>
      <w:bookmarkStart w:id="3" w:name="_Toc165323600"/>
      <w:bookmarkStart w:id="4" w:name="_Toc19310"/>
      <w:bookmarkStart w:id="5" w:name="_Toc41066668"/>
      <w:bookmarkStart w:id="6" w:name="OLE_LINK57"/>
      <w:bookmarkStart w:id="7" w:name="OLE_LINK56"/>
      <w:r>
        <w:rPr>
          <w:rFonts w:hint="eastAsia"/>
        </w:rPr>
        <w:t>面向对象的编程思想</w:t>
      </w:r>
      <w:bookmarkEnd w:id="2"/>
      <w:bookmarkEnd w:id="3"/>
      <w:bookmarkEnd w:id="4"/>
    </w:p>
    <w:p w14:paraId="069D08C0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上述看似简单的童话，却包含了面向对象编程思想的精髓——“万事万物皆对象”。Java是一种面向对象程序设计的编程语言。而面向对象的编程思想是面向对象程序设计语言的理论基础。因此，要想学好Java，首先需要理解面向对象的编程思想。</w:t>
      </w:r>
    </w:p>
    <w:p w14:paraId="5165705C">
      <w:pPr>
        <w:pStyle w:val="4"/>
        <w:rPr>
          <w:rFonts w:eastAsia="宋体"/>
        </w:rPr>
      </w:pPr>
      <w:bookmarkStart w:id="8" w:name="_Toc30430"/>
      <w:bookmarkStart w:id="9" w:name="_Toc26558"/>
      <w:bookmarkStart w:id="10" w:name="_Toc165323601"/>
      <w:r>
        <w:rPr>
          <w:rFonts w:eastAsia="宋体"/>
        </w:rPr>
        <w:t>4.1.1 世界是由对象组成的</w:t>
      </w:r>
      <w:bookmarkEnd w:id="5"/>
      <w:bookmarkEnd w:id="6"/>
      <w:bookmarkEnd w:id="7"/>
      <w:bookmarkEnd w:id="8"/>
      <w:bookmarkEnd w:id="9"/>
      <w:bookmarkEnd w:id="10"/>
    </w:p>
    <w:p w14:paraId="3B94659E">
      <w:pPr>
        <w:spacing w:line="360" w:lineRule="auto"/>
        <w:ind w:firstLine="480" w:firstLineChars="20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现实世界都是由对象和对象之间相互作用共同组成的。我们的大千世界里面，存在着很多很多的对象。而这些对象之间，相互发生作用，就如在人的衣食住行各个方面，人都需要和很多对象打交道。因此，每个对象都有一些自己的特有属性，一些自己的特有方法。那么，外部如果想要调用对象的方法，可以向对象请求并传入参数，等方法执行结束以后，返回结果，可以理解成就是所有对象之间相互操作的一个过程：输入参数，等待方法执行结束，返回结果。</w:t>
      </w:r>
    </w:p>
    <w:p w14:paraId="470B4354">
      <w:pPr>
        <w:pStyle w:val="4"/>
        <w:rPr>
          <w:rFonts w:eastAsia="宋体"/>
        </w:rPr>
      </w:pPr>
      <w:bookmarkStart w:id="11" w:name="_Toc4626"/>
      <w:bookmarkStart w:id="12" w:name="_Toc12100"/>
      <w:bookmarkStart w:id="13" w:name="_Toc165323602"/>
      <w:r>
        <w:rPr>
          <w:rFonts w:eastAsia="宋体"/>
        </w:rPr>
        <w:t>4.1.2 对象的构成和对象的规范</w:t>
      </w:r>
      <w:bookmarkEnd w:id="11"/>
      <w:bookmarkEnd w:id="12"/>
      <w:bookmarkEnd w:id="13"/>
    </w:p>
    <w:p w14:paraId="1622BAB2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根据上面的观察，可以得出下面的式子：</w:t>
      </w:r>
    </w:p>
    <w:p w14:paraId="4D60F596">
      <w:pPr>
        <w:spacing w:line="360" w:lineRule="auto"/>
        <w:ind w:firstLine="482" w:firstLineChars="200"/>
        <w:jc w:val="center"/>
        <w:rPr>
          <w:rFonts w:eastAsia="宋体"/>
        </w:rPr>
      </w:pPr>
      <w:r>
        <w:rPr>
          <w:rFonts w:eastAsia="宋体"/>
          <w:b/>
        </w:rPr>
        <w:t>对象=属性+方法</w:t>
      </w:r>
      <w:r>
        <w:rPr>
          <w:rFonts w:eastAsia="宋体"/>
        </w:rPr>
        <w:t>。</w:t>
      </w:r>
    </w:p>
    <w:p w14:paraId="1BBA5ACE">
      <w:pPr>
        <w:spacing w:line="360" w:lineRule="auto"/>
        <w:ind w:firstLine="420"/>
        <w:rPr>
          <w:rFonts w:eastAsia="宋体"/>
        </w:rPr>
      </w:pPr>
      <w:r>
        <w:rPr>
          <w:rFonts w:eastAsia="宋体"/>
        </w:rPr>
        <w:t>每个对象都有自己的属性和方法。比如，一只猫就是一个对象。它有颜色（属性），重量（属性），会爬树（方法）。那么在基于很多同类对象的基础上，又可以提炼出一个东西，即对象的规范。对象的规范，就是规定一个对象必须拥有哪些属性和哪些方法。只要是这类对象，就必须满足规范里面规定的要求。实际上，就是对象的属性和方法，被赋予严格的定义。</w:t>
      </w:r>
    </w:p>
    <w:p w14:paraId="573A461C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因此，Java引入了对象和类的概念。这些概念类似于我们对世界的观察一样。对象就是一个具体的物体，一个具体的东西，而类就是一个类型，是一个规范，是一个定义，是从万千对象中抽取出它们的共性。类规定了对象应该有哪些属性和方法。对象是类的一个具体实现，是一个活生生的东西，而类是一个存在纸面上的东西，它只是一个规范，只是一个定义，它并没有依托一个实际东西体现出来。打一个浅显的比喻：一盘土豆丝是一个对象，而一张土豆丝的菜谱是类/规范。</w:t>
      </w:r>
    </w:p>
    <w:p w14:paraId="71A07FA1">
      <w:pPr>
        <w:pStyle w:val="4"/>
        <w:rPr>
          <w:rFonts w:eastAsia="宋体"/>
        </w:rPr>
      </w:pPr>
      <w:bookmarkStart w:id="14" w:name="_Toc165323603"/>
      <w:bookmarkStart w:id="15" w:name="_Toc32482"/>
      <w:bookmarkStart w:id="16" w:name="_Toc9498"/>
      <w:r>
        <w:rPr>
          <w:rFonts w:eastAsia="宋体"/>
        </w:rPr>
        <w:t>4.1.2 面向对象的编程思想</w:t>
      </w:r>
      <w:bookmarkEnd w:id="14"/>
      <w:bookmarkEnd w:id="15"/>
      <w:bookmarkEnd w:id="16"/>
    </w:p>
    <w:p w14:paraId="354D2D10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众所周知，计算机编程语言经历了机器语言、汇编语言和高级语言等多个阶段。当前程序员主要使用各种高级语言进行程序设计。而高级语言一般又可以细分成两种：面向过程语言(Procedure-Oriented Language)和面向对象语言(Object-Oriented Language)，由此也延伸出面向过程程序设计(Procedure-Oriented Programming)和面向对象程序设计(Object-Oriented Programming)。</w:t>
      </w:r>
    </w:p>
    <w:p w14:paraId="6CC6961A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从程序发展的角度来说，OO(Object-Oriented，面向对象)，是对OP(Procedure-Oriented，面向过程)一种改进。那面向过程的编程语言的典型代表，是C语言和Pascal语言。OP语言更强调的是方法，或者动作。所有的变量是被动地参与进来，没有自主决定权。那这里面更强调是一个方法和动作，而在OO(面向对象)里面，它的方法是属于每一个对象的。方法能否实现，是由每一个对象自己说了算的，因为这些方法是从属于对象的，是属于这个执行的主体的。以下展示一个面向过程的编程例子，OPExample.java。</w:t>
      </w:r>
    </w:p>
    <w:p w14:paraId="197954BD">
      <w:pPr>
        <w:numPr>
          <w:ilvl w:val="0"/>
          <w:numId w:val="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OPExample  </w:t>
      </w:r>
    </w:p>
    <w:p w14:paraId="5EB4A2B6">
      <w:pPr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{  </w:t>
      </w:r>
    </w:p>
    <w:p w14:paraId="52D307F8">
      <w:pPr>
        <w:numPr>
          <w:ilvl w:val="0"/>
          <w:numId w:val="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main(String[] args) {  </w:t>
      </w:r>
    </w:p>
    <w:p w14:paraId="04E5857F">
      <w:pPr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a,b,c;  </w:t>
      </w:r>
    </w:p>
    <w:p w14:paraId="743F08CA">
      <w:pPr>
        <w:numPr>
          <w:ilvl w:val="0"/>
          <w:numId w:val="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a=</w:t>
      </w:r>
      <w:r>
        <w:rPr>
          <w:rFonts w:ascii="Consolas" w:hAnsi="Consolas" w:eastAsia="宋体" w:cs="宋体"/>
          <w:color w:val="C00000"/>
          <w:sz w:val="18"/>
          <w:szCs w:val="18"/>
        </w:rPr>
        <w:t>1</w:t>
      </w:r>
      <w:r>
        <w:rPr>
          <w:rFonts w:ascii="Consolas" w:hAnsi="Consolas" w:eastAsia="宋体" w:cs="宋体"/>
          <w:color w:val="000000"/>
          <w:sz w:val="18"/>
          <w:szCs w:val="18"/>
        </w:rPr>
        <w:t>;  </w:t>
      </w:r>
    </w:p>
    <w:p w14:paraId="31411B4E">
      <w:pPr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b=</w:t>
      </w:r>
      <w:r>
        <w:rPr>
          <w:rFonts w:ascii="Consolas" w:hAnsi="Consolas" w:eastAsia="宋体" w:cs="宋体"/>
          <w:color w:val="C00000"/>
          <w:sz w:val="18"/>
          <w:szCs w:val="18"/>
        </w:rPr>
        <w:t>2</w:t>
      </w:r>
      <w:r>
        <w:rPr>
          <w:rFonts w:ascii="Consolas" w:hAnsi="Consolas" w:eastAsia="宋体" w:cs="宋体"/>
          <w:color w:val="000000"/>
          <w:sz w:val="18"/>
          <w:szCs w:val="18"/>
        </w:rPr>
        <w:t>;  </w:t>
      </w:r>
    </w:p>
    <w:p w14:paraId="29C144CC">
      <w:pPr>
        <w:numPr>
          <w:ilvl w:val="0"/>
          <w:numId w:val="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c=add(a,b);  </w:t>
      </w:r>
    </w:p>
    <w:p w14:paraId="76790831">
      <w:pPr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"c is "</w:t>
      </w:r>
      <w:r>
        <w:rPr>
          <w:rFonts w:ascii="Consolas" w:hAnsi="Consolas" w:eastAsia="宋体" w:cs="宋体"/>
          <w:color w:val="000000"/>
          <w:sz w:val="18"/>
          <w:szCs w:val="18"/>
        </w:rPr>
        <w:t> +c);  </w:t>
      </w:r>
    </w:p>
    <w:p w14:paraId="1C3C47F3">
      <w:pPr>
        <w:numPr>
          <w:ilvl w:val="0"/>
          <w:numId w:val="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}  </w:t>
      </w:r>
    </w:p>
    <w:p w14:paraId="4FA0EA67">
      <w:pPr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add(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m,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n)  </w:t>
      </w:r>
      <w:r>
        <w:rPr>
          <w:rFonts w:ascii="Consolas" w:hAnsi="Consolas" w:eastAsia="宋体" w:cs="宋体"/>
          <w:color w:val="008200"/>
          <w:sz w:val="18"/>
          <w:szCs w:val="18"/>
        </w:rPr>
        <w:t>//函数定义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6B4D42F0">
      <w:pPr>
        <w:numPr>
          <w:ilvl w:val="0"/>
          <w:numId w:val="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{  </w:t>
      </w:r>
    </w:p>
    <w:p w14:paraId="0E0DE302">
      <w:pPr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sz w:val="18"/>
          <w:szCs w:val="18"/>
        </w:rPr>
        <w:t> m+n;  </w:t>
      </w:r>
    </w:p>
    <w:p w14:paraId="45CA73E8">
      <w:pPr>
        <w:numPr>
          <w:ilvl w:val="0"/>
          <w:numId w:val="2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}  </w:t>
      </w:r>
    </w:p>
    <w:p w14:paraId="02CD5D42">
      <w:pPr>
        <w:numPr>
          <w:ilvl w:val="0"/>
          <w:numId w:val="2"/>
        </w:numPr>
        <w:pBdr>
          <w:left w:val="single" w:color="6CE26C" w:sz="18" w:space="0"/>
        </w:pBdr>
        <w:shd w:val="clear" w:color="auto" w:fill="F8F8F8"/>
        <w:spacing w:before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 </w:t>
      </w:r>
    </w:p>
    <w:p w14:paraId="1B7F5584">
      <w:pPr>
        <w:rPr>
          <w:color w:val="FF0000"/>
        </w:rPr>
      </w:pPr>
    </w:p>
    <w:p w14:paraId="7F0066B1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程序第4行定义了三个变量a, b, c，然后 a=1, b=2，c=add(a, b)，实际上就是把 a和b加起来，很容易知道c=3。那add方法在整个程序里面起到什么作用？add方法是一个方法，是一个行为，而第10行(m, n)，或者说，是第7行的(a, b)，只是一些数字来配合add方法的。也就是说，整个程序里面，是以add方法作为核心的，而a, b是现实存在两个对象，这两个对象对于add方法而言，只是起到一个配合的作用，有点像汉语里面的宾语。函数名(形参)是一种动宾结构，没有一个具体的主体，或者说没有一个驱动者。</w:t>
      </w:r>
    </w:p>
    <w:p w14:paraId="4D709EEB">
      <w:pPr>
        <w:spacing w:line="360" w:lineRule="auto"/>
        <w:rPr>
          <w:rFonts w:eastAsia="宋体"/>
        </w:rPr>
      </w:pPr>
      <w:r>
        <w:rPr>
          <w:rFonts w:eastAsia="宋体"/>
        </w:rPr>
        <w:t>接下来再看OO的例子。</w:t>
      </w:r>
    </w:p>
    <w:p w14:paraId="748D78B5">
      <w:pPr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="312" w:beforeLines="100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OOExample {  </w:t>
      </w:r>
    </w:p>
    <w:p w14:paraId="725CA1B3">
      <w:pPr>
        <w:numPr>
          <w:ilvl w:val="0"/>
          <w:numId w:val="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a;  </w:t>
      </w:r>
    </w:p>
    <w:p w14:paraId="66B44A3C">
      <w:pPr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setA(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a)  </w:t>
      </w:r>
    </w:p>
    <w:p w14:paraId="2D90C387">
      <w:pPr>
        <w:numPr>
          <w:ilvl w:val="0"/>
          <w:numId w:val="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{  </w:t>
      </w:r>
    </w:p>
    <w:p w14:paraId="25A9E2D1">
      <w:pPr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sz w:val="18"/>
          <w:szCs w:val="18"/>
        </w:rPr>
        <w:t>.a = a;  </w:t>
      </w:r>
    </w:p>
    <w:p w14:paraId="016F3E6D">
      <w:pPr>
        <w:numPr>
          <w:ilvl w:val="0"/>
          <w:numId w:val="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23BA8E8D">
      <w:pPr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add(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b)  </w:t>
      </w:r>
    </w:p>
    <w:p w14:paraId="46FB7E7B">
      <w:pPr>
        <w:numPr>
          <w:ilvl w:val="0"/>
          <w:numId w:val="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{  </w:t>
      </w:r>
    </w:p>
    <w:p w14:paraId="3930100F">
      <w:pPr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sz w:val="18"/>
          <w:szCs w:val="18"/>
        </w:rPr>
        <w:t>.a + b;  </w:t>
      </w:r>
    </w:p>
    <w:p w14:paraId="03E4E9AB">
      <w:pPr>
        <w:numPr>
          <w:ilvl w:val="0"/>
          <w:numId w:val="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7FE4ECE8">
      <w:pPr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main(String[] a)  </w:t>
      </w:r>
    </w:p>
    <w:p w14:paraId="0C616B6F">
      <w:pPr>
        <w:numPr>
          <w:ilvl w:val="0"/>
          <w:numId w:val="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{  </w:t>
      </w:r>
    </w:p>
    <w:p w14:paraId="10632B36">
      <w:pPr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b = </w:t>
      </w:r>
      <w:r>
        <w:rPr>
          <w:rFonts w:ascii="Consolas" w:hAnsi="Consolas" w:eastAsia="宋体" w:cs="宋体"/>
          <w:color w:val="C00000"/>
          <w:sz w:val="18"/>
          <w:szCs w:val="18"/>
        </w:rPr>
        <w:t>5</w:t>
      </w:r>
      <w:r>
        <w:rPr>
          <w:rFonts w:ascii="Consolas" w:hAnsi="Consolas" w:eastAsia="宋体" w:cs="宋体"/>
          <w:color w:val="000000"/>
          <w:sz w:val="18"/>
          <w:szCs w:val="18"/>
        </w:rPr>
        <w:t>;  </w:t>
      </w:r>
    </w:p>
    <w:p w14:paraId="477D7EB3">
      <w:pPr>
        <w:numPr>
          <w:ilvl w:val="0"/>
          <w:numId w:val="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OOExample obj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OOExample();  </w:t>
      </w:r>
    </w:p>
    <w:p w14:paraId="347268D4">
      <w:pPr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obj.setA(</w:t>
      </w:r>
      <w:r>
        <w:rPr>
          <w:rFonts w:ascii="Consolas" w:hAnsi="Consolas" w:eastAsia="宋体" w:cs="宋体"/>
          <w:color w:val="C00000"/>
          <w:sz w:val="18"/>
          <w:szCs w:val="18"/>
        </w:rPr>
        <w:t>10</w:t>
      </w:r>
      <w:r>
        <w:rPr>
          <w:rFonts w:ascii="Consolas" w:hAnsi="Consolas" w:eastAsia="宋体" w:cs="宋体"/>
          <w:color w:val="000000"/>
          <w:sz w:val="18"/>
          <w:szCs w:val="18"/>
        </w:rPr>
        <w:t>);  </w:t>
      </w:r>
    </w:p>
    <w:p w14:paraId="242C51A7">
      <w:pPr>
        <w:numPr>
          <w:ilvl w:val="0"/>
          <w:numId w:val="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System.out.println(obj.add(b));  </w:t>
      </w:r>
    </w:p>
    <w:p w14:paraId="534535D4">
      <w:pPr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  </w:t>
      </w:r>
    </w:p>
    <w:p w14:paraId="212EEEC5">
      <w:pPr>
        <w:numPr>
          <w:ilvl w:val="0"/>
          <w:numId w:val="3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208AAC7F">
      <w:pPr>
        <w:numPr>
          <w:ilvl w:val="0"/>
          <w:numId w:val="3"/>
        </w:numPr>
        <w:pBdr>
          <w:left w:val="single" w:color="6CE26C" w:sz="18" w:space="0"/>
        </w:pBdr>
        <w:shd w:val="clear" w:color="auto" w:fill="FFFFFF"/>
        <w:spacing w:before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 </w:t>
      </w:r>
    </w:p>
    <w:p w14:paraId="03084F12">
      <w:pPr>
        <w:spacing w:line="360" w:lineRule="auto"/>
        <w:ind w:firstLine="480" w:firstLineChars="200"/>
        <w:rPr>
          <w:rFonts w:eastAsia="宋体"/>
        </w:rPr>
      </w:pPr>
    </w:p>
    <w:p w14:paraId="70CE0B3A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从main函数出发，第13行定义了b=5，第14行新建一个OOExample对象obj。这里创建对象语法，将在下节再详细描述。第15行将会调用第3行，换言之，第4行的a会被赋值为10。第16行obj.add(b)将会把b增加到a上，即a=a+b=10+5=15。因此从这个例子上看，add方法的主体是obj这个对象，换句话说，add方法是从属于obj这个对象的。</w:t>
      </w:r>
    </w:p>
    <w:p w14:paraId="2B9197ED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从以上的OP的例子和OO的例子可以看到，OP的例子里面，方法是主体，所有的参数都相当于是宾语一样的，整体是一个动宾结构，没有主语。那么OO的例子上是不一样的，所有的方法都从属于对象的，而这个对象可以去执行自身的方法。OO执行方法，可以理解为是一个主语-谓语-宾语的结构，对象是主语，方法是谓语，方法的参数就是宾语，这个结构将会更加地完整，也更符合人的认知。</w:t>
      </w:r>
    </w:p>
    <w:p w14:paraId="0B7E2037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如果对上面的理解不是那么顺畅的话，可以采用另外一种方法来理解，那就是变量的变迁。伴随着编程语言的发展，程序语言的主人--</w:t>
      </w:r>
      <w:r>
        <w:rPr>
          <w:rFonts w:eastAsia="宋体"/>
          <w:b/>
          <w:bCs/>
        </w:rPr>
        <w:t>变量</w:t>
      </w:r>
      <w:r>
        <w:rPr>
          <w:rFonts w:eastAsia="宋体"/>
        </w:rPr>
        <w:t>，也逐渐变得功能更加强大。变量变化有3个阶段，具体阐述如下。</w:t>
      </w:r>
    </w:p>
    <w:p w14:paraId="00A68B8B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第一阶段，面向过程的语言，以C语言为例，变量都是基本类型的，如int/short/long等类型。基本类型的变量很简单，就是存储某一种类型的值。</w:t>
      </w:r>
    </w:p>
    <w:p w14:paraId="1043F165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第二阶段，可以将多个基本类型变量捆绑，组成一种新东西，即结构体。结构体(struct)，顾名思义，就是一种综合体，包含多个变量。换个角度理解：现实当中很多东西，都是捆绑销售的，牙膏和牙刷捆绑销售，可以将这种综合包装的东西，当作一个结构体来看。</w:t>
      </w:r>
    </w:p>
    <w:p w14:paraId="19907561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第三阶段，变量类型发展到类，类更加庞大。类里面不仅包含多个变量，还可以有多个方法。结构体只包含变量，不能包含方法，因此类比结构体表示的更多，更加高级。</w:t>
      </w:r>
    </w:p>
    <w:p w14:paraId="55F3C65E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另外，类比基本类型或结构体更优秀的一点，就是继承，即子类可以继承父类所有的内容。换句话说，就是父类有的(变量和方法)，子类都天然有(变量和方法)。而基本类型和结构体是没办法做得到(继承)的。接下来通过例子比较这三者的关系。</w:t>
      </w:r>
    </w:p>
    <w:p w14:paraId="040DE838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以下代码定义一个int变量，一个float变量，它们存放的数据是独立的，它们之间没有任何关系的。</w:t>
      </w:r>
    </w:p>
    <w:p w14:paraId="249262E5">
      <w:pPr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before="312" w:beforeLines="100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a;  </w:t>
      </w:r>
    </w:p>
    <w:p w14:paraId="1EE8A7A9">
      <w:pPr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float</w:t>
      </w:r>
      <w:r>
        <w:rPr>
          <w:rFonts w:ascii="Consolas" w:hAnsi="Consolas" w:eastAsia="宋体" w:cs="宋体"/>
          <w:color w:val="000000"/>
          <w:sz w:val="18"/>
          <w:szCs w:val="18"/>
        </w:rPr>
        <w:t> b; </w:t>
      </w:r>
    </w:p>
    <w:p w14:paraId="5E74C846">
      <w:pPr>
        <w:ind w:firstLine="480" w:firstLineChars="200"/>
        <w:rPr>
          <w:rFonts w:eastAsia="宋体" w:cs="宋体"/>
          <w:color w:val="006699"/>
        </w:rPr>
      </w:pPr>
    </w:p>
    <w:p w14:paraId="41340304">
      <w:pPr>
        <w:spacing w:line="360" w:lineRule="auto"/>
        <w:ind w:firstLine="480" w:firstLineChars="200"/>
      </w:pPr>
      <w:r>
        <w:rPr>
          <w:rFonts w:eastAsia="宋体"/>
        </w:rPr>
        <w:t>接下来看结构体Simple。结构体可以包含两(多)个变量，但它不能包含函数的。例如，结构体Simple里面包括了两个变量：int a，double b。而且所有的成员默认都是public的，即任何程序都能够访问这两个变量。结构体之间只能做到全包含，而不能控制包含的粒度。例如，下面定义了一个更加复杂的结构体Complex，它里面定义了一个char c 类型(的变量)，同时它还定义了一个 Simple类型(的变量)。那么，对于Complex而言，它包括了三个变量：整数a，小数b，字符c。结构体的包含，必须是全包含，不能部分包含。</w:t>
      </w:r>
    </w:p>
    <w:p w14:paraId="03648547">
      <w:pPr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spacing w:before="312" w:beforeLines="100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sz w:val="18"/>
          <w:szCs w:val="18"/>
        </w:rPr>
        <w:t> Simple  </w:t>
      </w:r>
    </w:p>
    <w:p w14:paraId="42599995">
      <w:pPr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{  </w:t>
      </w:r>
    </w:p>
    <w:p w14:paraId="0265CA17">
      <w:pPr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2E8B57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a;  </w:t>
      </w:r>
    </w:p>
    <w:p w14:paraId="1606897C">
      <w:pPr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2E8B57"/>
          <w:sz w:val="18"/>
          <w:szCs w:val="18"/>
        </w:rPr>
        <w:t>double</w:t>
      </w:r>
      <w:r>
        <w:rPr>
          <w:rFonts w:ascii="Consolas" w:hAnsi="Consolas" w:eastAsia="宋体" w:cs="宋体"/>
          <w:color w:val="000000"/>
          <w:sz w:val="18"/>
          <w:szCs w:val="18"/>
        </w:rPr>
        <w:t> b;  </w:t>
      </w:r>
    </w:p>
    <w:p w14:paraId="13D50536">
      <w:pPr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 </w:t>
      </w:r>
    </w:p>
    <w:p w14:paraId="6E35A4B5">
      <w:pPr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1AFCA785">
      <w:pPr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sz w:val="18"/>
          <w:szCs w:val="18"/>
        </w:rPr>
        <w:t> Complex  </w:t>
      </w:r>
    </w:p>
    <w:p w14:paraId="69B36537">
      <w:pPr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{  </w:t>
      </w:r>
    </w:p>
    <w:p w14:paraId="223EEF43">
      <w:pPr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2E8B57"/>
          <w:sz w:val="18"/>
          <w:szCs w:val="18"/>
        </w:rPr>
        <w:t>char</w:t>
      </w:r>
      <w:r>
        <w:rPr>
          <w:rFonts w:ascii="Consolas" w:hAnsi="Consolas" w:eastAsia="宋体" w:cs="宋体"/>
          <w:color w:val="000000"/>
          <w:sz w:val="18"/>
          <w:szCs w:val="18"/>
        </w:rPr>
        <w:t> c;  </w:t>
      </w:r>
    </w:p>
    <w:p w14:paraId="636D8F9D">
      <w:pPr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sz w:val="18"/>
          <w:szCs w:val="18"/>
        </w:rPr>
        <w:t> Simple foo;  </w:t>
      </w:r>
    </w:p>
    <w:p w14:paraId="7D2B75AA">
      <w:pPr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</w:t>
      </w:r>
    </w:p>
    <w:p w14:paraId="074DEFBA">
      <w:pPr>
        <w:spacing w:line="360" w:lineRule="auto"/>
        <w:ind w:firstLine="480" w:firstLineChars="200"/>
        <w:rPr>
          <w:rFonts w:eastAsia="宋体"/>
        </w:rPr>
      </w:pPr>
    </w:p>
    <w:p w14:paraId="53F25483">
      <w:pPr>
        <w:spacing w:line="360" w:lineRule="auto"/>
        <w:ind w:firstLine="480" w:firstLineChars="200"/>
      </w:pPr>
      <w:r>
        <w:rPr>
          <w:rFonts w:eastAsia="宋体"/>
        </w:rPr>
        <w:t>接下来观察类的继承。如下代码定义了一个Father类。这个类里面有两个变量，一个int变量、一个long变量，还有一个hello方法。</w:t>
      </w:r>
    </w:p>
    <w:p w14:paraId="12A10A4C">
      <w:pPr>
        <w:numPr>
          <w:ilvl w:val="0"/>
          <w:numId w:val="6"/>
        </w:numPr>
        <w:pBdr>
          <w:left w:val="single" w:color="6CE26C" w:sz="18" w:space="0"/>
        </w:pBdr>
        <w:shd w:val="clear" w:color="auto" w:fill="FFFFFF"/>
        <w:spacing w:before="312" w:beforeLines="100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Father   </w:t>
      </w:r>
    </w:p>
    <w:p w14:paraId="4714BDE1">
      <w:pPr>
        <w:numPr>
          <w:ilvl w:val="0"/>
          <w:numId w:val="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{  </w:t>
      </w:r>
    </w:p>
    <w:p w14:paraId="01C54A64">
      <w:pPr>
        <w:numPr>
          <w:ilvl w:val="0"/>
          <w:numId w:val="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sz w:val="18"/>
          <w:szCs w:val="18"/>
        </w:rPr>
        <w:t>//私有变量 子类无法访问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08C39627">
      <w:pPr>
        <w:numPr>
          <w:ilvl w:val="0"/>
          <w:numId w:val="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money = </w:t>
      </w:r>
      <w:r>
        <w:rPr>
          <w:rFonts w:ascii="Consolas" w:hAnsi="Consolas" w:eastAsia="宋体" w:cs="宋体"/>
          <w:color w:val="C00000"/>
          <w:sz w:val="18"/>
          <w:szCs w:val="18"/>
        </w:rPr>
        <w:t>100</w:t>
      </w:r>
      <w:r>
        <w:rPr>
          <w:rFonts w:ascii="Consolas" w:hAnsi="Consolas" w:eastAsia="宋体" w:cs="宋体"/>
          <w:color w:val="000000"/>
          <w:sz w:val="18"/>
          <w:szCs w:val="18"/>
        </w:rPr>
        <w:t>;    </w:t>
      </w:r>
    </w:p>
    <w:p w14:paraId="52641602">
      <w:pPr>
        <w:numPr>
          <w:ilvl w:val="0"/>
          <w:numId w:val="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long</w:t>
      </w:r>
      <w:r>
        <w:rPr>
          <w:rFonts w:ascii="Consolas" w:hAnsi="Consolas" w:eastAsia="宋体" w:cs="宋体"/>
          <w:color w:val="000000"/>
          <w:sz w:val="18"/>
          <w:szCs w:val="18"/>
        </w:rPr>
        <w:t> mobile = 13999999999L;  </w:t>
      </w:r>
    </w:p>
    <w:p w14:paraId="64AD3244">
      <w:pPr>
        <w:numPr>
          <w:ilvl w:val="0"/>
          <w:numId w:val="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</w:t>
      </w:r>
    </w:p>
    <w:p w14:paraId="636E4CAB">
      <w:pPr>
        <w:numPr>
          <w:ilvl w:val="0"/>
          <w:numId w:val="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hello()   </w:t>
      </w:r>
    </w:p>
    <w:p w14:paraId="19802087">
      <w:pPr>
        <w:numPr>
          <w:ilvl w:val="0"/>
          <w:numId w:val="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{  </w:t>
      </w:r>
    </w:p>
    <w:p w14:paraId="636C9DCD">
      <w:pPr>
        <w:numPr>
          <w:ilvl w:val="0"/>
          <w:numId w:val="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"hello "</w:t>
      </w:r>
      <w:r>
        <w:rPr>
          <w:rFonts w:ascii="Consolas" w:hAnsi="Consolas" w:eastAsia="宋体" w:cs="宋体"/>
          <w:color w:val="000000"/>
          <w:sz w:val="18"/>
          <w:szCs w:val="18"/>
        </w:rPr>
        <w:t> + money);  </w:t>
      </w:r>
    </w:p>
    <w:p w14:paraId="58EEBB9B">
      <w:pPr>
        <w:numPr>
          <w:ilvl w:val="0"/>
          <w:numId w:val="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59A005FE">
      <w:pPr>
        <w:numPr>
          <w:ilvl w:val="0"/>
          <w:numId w:val="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</w:t>
      </w:r>
    </w:p>
    <w:p w14:paraId="6B12D58F">
      <w:pPr>
        <w:spacing w:after="312" w:afterLines="100" w:line="360" w:lineRule="auto"/>
        <w:ind w:firstLine="480" w:firstLineChars="200"/>
      </w:pPr>
      <w:r>
        <w:rPr>
          <w:rFonts w:eastAsia="宋体"/>
        </w:rPr>
        <w:t>然后，定义了Son类。Son继承了Father，即它天然地继承了父类Father所有的内容。</w:t>
      </w:r>
    </w:p>
    <w:p w14:paraId="4C97CB8E">
      <w:pPr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Son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extends</w:t>
      </w:r>
      <w:r>
        <w:rPr>
          <w:rFonts w:ascii="Consolas" w:hAnsi="Consolas" w:eastAsia="宋体" w:cs="宋体"/>
          <w:color w:val="000000"/>
          <w:sz w:val="18"/>
          <w:szCs w:val="18"/>
        </w:rPr>
        <w:t> Father   </w:t>
      </w:r>
    </w:p>
    <w:p w14:paraId="7668E31F">
      <w:pPr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{  </w:t>
      </w:r>
    </w:p>
    <w:p w14:paraId="30DE029D">
      <w:pPr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hi()   </w:t>
      </w:r>
    </w:p>
    <w:p w14:paraId="50171FAB">
      <w:pPr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{  </w:t>
      </w:r>
    </w:p>
    <w:p w14:paraId="2226CCC6">
      <w:pPr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sz w:val="18"/>
          <w:szCs w:val="18"/>
        </w:rPr>
        <w:t>//子类可以扩展自己的成员方法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458A7FC0">
      <w:pPr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"hi~~~~~"</w:t>
      </w:r>
      <w:r>
        <w:rPr>
          <w:rFonts w:ascii="Consolas" w:hAnsi="Consolas" w:eastAsia="宋体" w:cs="宋体"/>
          <w:color w:val="000000"/>
          <w:sz w:val="18"/>
          <w:szCs w:val="18"/>
        </w:rPr>
        <w:t>);  </w:t>
      </w:r>
    </w:p>
    <w:p w14:paraId="6D53CEF3">
      <w:pPr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43373730">
      <w:pPr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</w:t>
      </w:r>
    </w:p>
    <w:p w14:paraId="384D1078">
      <w:pPr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main(String[] a)   </w:t>
      </w:r>
    </w:p>
    <w:p w14:paraId="7F7D91DF">
      <w:pPr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{  </w:t>
      </w:r>
    </w:p>
    <w:p w14:paraId="0F5226C1">
      <w:pPr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Son s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Son();  </w:t>
      </w:r>
    </w:p>
    <w:p w14:paraId="5DA56EA3">
      <w:pPr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System.out.println(s.mobile); </w:t>
      </w:r>
      <w:r>
        <w:rPr>
          <w:rFonts w:ascii="Consolas" w:hAnsi="Consolas" w:eastAsia="宋体" w:cs="宋体"/>
          <w:color w:val="008200"/>
          <w:sz w:val="18"/>
          <w:szCs w:val="18"/>
        </w:rPr>
        <w:t>//Son没有定义mobile, 是通过父类继承的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2E9249B8">
      <w:pPr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sz w:val="18"/>
          <w:szCs w:val="18"/>
        </w:rPr>
        <w:t>//System.out.println(s.money); //error 父类的money是私有的，子类无法直接访问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3D22DDE7">
      <w:pPr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s.hello();  </w:t>
      </w:r>
      <w:r>
        <w:rPr>
          <w:rFonts w:ascii="Consolas" w:hAnsi="Consolas" w:eastAsia="宋体" w:cs="宋体"/>
          <w:color w:val="008200"/>
          <w:sz w:val="18"/>
          <w:szCs w:val="18"/>
        </w:rPr>
        <w:t>//Son没有定义f1, 而是通过父类继承的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7DA7BA62">
      <w:pPr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s.hi();     </w:t>
      </w:r>
      <w:r>
        <w:rPr>
          <w:rFonts w:ascii="Consolas" w:hAnsi="Consolas" w:eastAsia="宋体" w:cs="宋体"/>
          <w:color w:val="008200"/>
          <w:sz w:val="18"/>
          <w:szCs w:val="18"/>
        </w:rPr>
        <w:t>//Son可以自定义自己的成员方法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26A64F25">
      <w:pPr>
        <w:numPr>
          <w:ilvl w:val="0"/>
          <w:numId w:val="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5536F690">
      <w:pPr>
        <w:numPr>
          <w:ilvl w:val="0"/>
          <w:numId w:val="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 </w:t>
      </w:r>
    </w:p>
    <w:p w14:paraId="389DCE07">
      <w:pPr>
        <w:ind w:firstLine="480" w:firstLineChars="200"/>
      </w:pPr>
    </w:p>
    <w:p w14:paraId="18F5A29C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从Son的main函数出发，第11行新建了一个Son(对象)，第12行输出s.mobile。是Son类却没有定义mobile成员变量。那这个mobile是来自于哪里？答案是来自于父类Father的。父类的东西，对子类而言是可以直接用的，子类天然地继承了父类所有的东西。但是，如果运行第13行所注释的代码，则会抛出error。原因在于money被前缀修饰符private所修饰，表示money是Father的一个私有变量，子类无法直接访问。子类只能通过父类的方法来访问父类私有的成员变量，例如，在Father类的hello方法第9行就可以输出money。换言之，对于子类Son，它也继承了money，但是不可以直接去拿(访问) money，必须通过父类Father的方法，才可以访问money变量。接下来，看Son类第14行和第15行，分别调用了hello()和hi()这两个方法，s.hello()是父类Father的方法，是子类继承下来的，s.hi()是Son自己扩展的。所以子类的内容可以比父亲更多一些，因为它除了继承父类的东西，还可以自己扩展。</w:t>
      </w:r>
    </w:p>
    <w:p w14:paraId="226BF9C3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以上通过两种思维方式，可以大致整理面向对象语言的特点，主要有以下两点：</w:t>
      </w:r>
    </w:p>
    <w:p w14:paraId="2359856F">
      <w:pPr>
        <w:pStyle w:val="42"/>
        <w:numPr>
          <w:ilvl w:val="0"/>
          <w:numId w:val="8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类是面向对象语言的“一等公民”，可以包含成员变量和成员方法，比基础类型和结构体包含的内容更多，表达更全面。</w:t>
      </w:r>
    </w:p>
    <w:p w14:paraId="3C60B3C3">
      <w:pPr>
        <w:pStyle w:val="42"/>
        <w:numPr>
          <w:ilvl w:val="0"/>
          <w:numId w:val="8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(子)类可以继承另外一个(父)类，就天然地继承父类所有的内容，这样就避免内容重复定义，使得代码可以重用。</w:t>
      </w:r>
    </w:p>
    <w:p w14:paraId="64DD21C5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面向对象程序语言，已经发展几十年了。它最早是起始于Simula67的，大约是二十世纪60年代，成形于70年代。大家公认的面向对象程序语言的鼻祖是Smalltalk语言。当前最重要的、最广泛的面向对象的编程语言，是C++和Java。一般来说，面向对象的语言，主要有下面几个特点：</w:t>
      </w:r>
    </w:p>
    <w:p w14:paraId="12656BEB">
      <w:pPr>
        <w:pStyle w:val="42"/>
        <w:numPr>
          <w:ilvl w:val="0"/>
          <w:numId w:val="9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识认性，即辨识一个东西，认定一个东西。比如说，从万千世界里面，把某个东西辨识为一个对象。</w:t>
      </w:r>
    </w:p>
    <w:p w14:paraId="57E9D8AE">
      <w:pPr>
        <w:pStyle w:val="42"/>
        <w:numPr>
          <w:ilvl w:val="0"/>
          <w:numId w:val="9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类别性，即可以把多个对象归结成同一个类别。</w:t>
      </w:r>
    </w:p>
    <w:p w14:paraId="412A81E6">
      <w:pPr>
        <w:pStyle w:val="42"/>
        <w:numPr>
          <w:ilvl w:val="0"/>
          <w:numId w:val="9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多态性是指在同一个类有多个对象，这些对象有一定的共同性，有一定的不同性。</w:t>
      </w:r>
    </w:p>
    <w:p w14:paraId="16C6239B">
      <w:pPr>
        <w:pStyle w:val="42"/>
        <w:numPr>
          <w:ilvl w:val="0"/>
          <w:numId w:val="9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继承性是指每个子类都会继承父类所有的东西，然后能够使用父类的东西。</w:t>
      </w:r>
    </w:p>
    <w:p w14:paraId="4A50BCFC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除了以上的共同特点外，不同的面向对象编程语言还有自己的特点，如C++支持多重继承；Java只支持单根继承，同时支持实现多个接口等。因此，学习每一种编程语言需要注意它特别的地方。本书在后续章节也会逐步介绍Java的特点。</w:t>
      </w:r>
    </w:p>
    <w:p w14:paraId="166EFAEC">
      <w:pPr>
        <w:pStyle w:val="3"/>
      </w:pPr>
      <w:bookmarkStart w:id="17" w:name="_Toc32617"/>
      <w:bookmarkStart w:id="18" w:name="_Toc27338"/>
      <w:bookmarkStart w:id="19" w:name="_Toc165323604"/>
      <w:r>
        <w:t>Java</w:t>
      </w:r>
      <w:r>
        <w:rPr>
          <w:rFonts w:hint="eastAsia" w:ascii="宋体" w:hAnsi="宋体" w:cs="宋体"/>
        </w:rPr>
        <w:t>类和对象</w:t>
      </w:r>
      <w:bookmarkEnd w:id="17"/>
      <w:bookmarkEnd w:id="18"/>
      <w:bookmarkEnd w:id="19"/>
    </w:p>
    <w:p w14:paraId="3A9CEE60">
      <w:pPr>
        <w:spacing w:line="360" w:lineRule="auto"/>
        <w:ind w:firstLine="420"/>
        <w:rPr>
          <w:rFonts w:eastAsia="宋体"/>
        </w:rPr>
      </w:pPr>
      <w:r>
        <w:rPr>
          <w:rFonts w:eastAsia="宋体"/>
        </w:rPr>
        <w:t>上一节从理论上介绍了类和对象的区别，本节在具体实现上展示Java的类和对象的基础知识。</w:t>
      </w:r>
    </w:p>
    <w:p w14:paraId="3171AD05">
      <w:pPr>
        <w:pStyle w:val="4"/>
        <w:rPr>
          <w:rFonts w:eastAsia="宋体"/>
        </w:rPr>
      </w:pPr>
      <w:bookmarkStart w:id="20" w:name="_Toc165323605"/>
      <w:bookmarkStart w:id="21" w:name="_Toc1853"/>
      <w:bookmarkStart w:id="22" w:name="_Toc6652"/>
      <w:r>
        <w:rPr>
          <w:rFonts w:eastAsia="宋体"/>
        </w:rPr>
        <w:t>4.2.1类与对象的联系和区别</w:t>
      </w:r>
      <w:bookmarkEnd w:id="20"/>
      <w:bookmarkEnd w:id="21"/>
      <w:bookmarkEnd w:id="22"/>
    </w:p>
    <w:p w14:paraId="710771FA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首先，在Java里面，最简单的类应该怎么写？答案如下代码所示。在class A里面，没有任何的属性和行为，但是，它也是一个标准的Java类，尽管它没有任何的作用。</w:t>
      </w:r>
    </w:p>
    <w:p w14:paraId="45AC89DE">
      <w:pPr>
        <w:numPr>
          <w:ilvl w:val="0"/>
          <w:numId w:val="10"/>
        </w:numPr>
        <w:pBdr>
          <w:left w:val="single" w:color="6CE26C" w:sz="18" w:space="0"/>
        </w:pBdr>
        <w:shd w:val="clear" w:color="auto" w:fill="FFFFFF"/>
        <w:spacing w:before="312" w:beforeLines="100" w:line="210" w:lineRule="atLeast"/>
        <w:rPr>
          <w:rFonts w:ascii="Consolas" w:hAnsi="Consolas" w:eastAsia="宋体" w:cs="宋体"/>
          <w:color w:val="00000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AA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A  </w:t>
      </w:r>
    </w:p>
    <w:p w14:paraId="0731E1D8">
      <w:pPr>
        <w:numPr>
          <w:ilvl w:val="0"/>
          <w:numId w:val="10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000000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{  </w:t>
      </w:r>
    </w:p>
    <w:p w14:paraId="1FB1C6EE">
      <w:pPr>
        <w:numPr>
          <w:ilvl w:val="0"/>
          <w:numId w:val="10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000000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 </w:t>
      </w:r>
    </w:p>
    <w:p w14:paraId="0229596E">
      <w:pPr>
        <w:ind w:firstLine="480" w:firstLineChars="200"/>
      </w:pPr>
    </w:p>
    <w:p w14:paraId="07587096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那如何产生一个对象呢，Java采用下面这句代码：</w:t>
      </w:r>
    </w:p>
    <w:p w14:paraId="66E3D0A2">
      <w:pPr>
        <w:numPr>
          <w:ilvl w:val="0"/>
          <w:numId w:val="11"/>
        </w:numPr>
        <w:pBdr>
          <w:left w:val="single" w:color="6CE26C" w:sz="18" w:space="0"/>
        </w:pBdr>
        <w:shd w:val="clear" w:color="auto" w:fill="FFFFFF"/>
        <w:spacing w:before="312" w:beforeLines="100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A obj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A();  </w:t>
      </w:r>
    </w:p>
    <w:p w14:paraId="4CC7B2C7">
      <w:pPr>
        <w:spacing w:line="360" w:lineRule="auto"/>
        <w:ind w:firstLine="480" w:firstLineChars="200"/>
        <w:rPr>
          <w:rFonts w:eastAsia="宋体"/>
        </w:rPr>
      </w:pPr>
    </w:p>
    <w:p w14:paraId="24226857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可能这句话不好理解。但是，原先写的 int a = 5;，可以把它理解成是，int a = new int(5)；。这样类比，就容易理解了。整个代码是从右往左运行的。代码右边先创建出一个对象，赋值给obj，obj是一个A类型。那么，A是类，obj是一个对象，而且是一个按照A类型产生的对象。</w:t>
      </w:r>
    </w:p>
    <w:p w14:paraId="5709A899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那顺着这个思路，可以制作出两个对象，比如</w:t>
      </w:r>
      <w:r>
        <w:rPr>
          <w:rFonts w:hint="eastAsia" w:eastAsia="宋体"/>
        </w:rPr>
        <w:t>：</w:t>
      </w:r>
    </w:p>
    <w:p w14:paraId="2895CB01">
      <w:pPr>
        <w:numPr>
          <w:ilvl w:val="0"/>
          <w:numId w:val="12"/>
        </w:numPr>
        <w:pBdr>
          <w:left w:val="single" w:color="6CE26C" w:sz="18" w:space="0"/>
        </w:pBdr>
        <w:shd w:val="clear" w:color="auto" w:fill="FFFFFF"/>
        <w:spacing w:before="312" w:beforeLines="100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A obj1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A();  </w:t>
      </w:r>
    </w:p>
    <w:p w14:paraId="15999B8A">
      <w:pPr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A obj2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A();  </w:t>
      </w:r>
      <w:r>
        <w:rPr>
          <w:rFonts w:ascii="Consolas" w:hAnsi="Consolas" w:eastAsia="宋体" w:cs="宋体"/>
          <w:color w:val="000000"/>
          <w:sz w:val="18"/>
          <w:szCs w:val="18"/>
        </w:rPr>
        <w:tab/>
      </w:r>
    </w:p>
    <w:p w14:paraId="40F0BD1F">
      <w:pPr>
        <w:ind w:firstLine="480" w:firstLineChars="200"/>
      </w:pPr>
    </w:p>
    <w:p w14:paraId="6E942CBE">
      <w:pPr>
        <w:spacing w:line="360" w:lineRule="auto"/>
        <w:ind w:firstLine="420"/>
      </w:pPr>
      <w:r>
        <w:rPr>
          <w:rFonts w:eastAsia="宋体"/>
        </w:rPr>
        <w:t>这里创建了两个对象，它们的类型都是A，但是是两个完全不同的对象，在内存当中，它们有不同的存放地址。具体可以参考图4-1。</w:t>
      </w:r>
    </w:p>
    <w:p w14:paraId="45857719">
      <w:pPr>
        <w:jc w:val="center"/>
      </w:pPr>
      <w:r>
        <w:drawing>
          <wp:inline distT="0" distB="0" distL="0" distR="0">
            <wp:extent cx="4492625" cy="2135505"/>
            <wp:effectExtent l="0" t="0" r="8890" b="1905"/>
            <wp:docPr id="2" name="图片 1" descr="C:\Users\ADMINI~1\AppData\Local\Temp\162952852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C:\Users\ADMINI~1\AppData\Local\Temp\1629528524(1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3709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6E083">
      <w:pPr>
        <w:jc w:val="center"/>
        <w:rPr>
          <w:rFonts w:eastAsia="宋体"/>
        </w:rPr>
      </w:pPr>
      <w:r>
        <w:rPr>
          <w:rFonts w:eastAsia="宋体"/>
        </w:rPr>
        <w:t>图4-1 不同对象在内存中的存放地址</w:t>
      </w:r>
    </w:p>
    <w:p w14:paraId="504FC0AE">
      <w:pPr>
        <w:spacing w:line="360" w:lineRule="auto"/>
        <w:ind w:firstLine="420"/>
        <w:rPr>
          <w:rFonts w:eastAsia="宋体"/>
        </w:rPr>
      </w:pPr>
      <w:r>
        <w:rPr>
          <w:rFonts w:eastAsia="宋体"/>
        </w:rPr>
        <w:t>可以想象，内存空间是一个房间，每个对象就是一个箱子，对象的成员变量就是箱子的内容。每申请一个对象，就在内存空间放一个箱子。可能两个箱子的内容是一样的，但是它们所存放的位置是不同的。也就是说，没有两个对象是完全一样的。</w:t>
      </w:r>
    </w:p>
    <w:p w14:paraId="1E9FAACE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继续深入分析对象。上面分析了，对象就是相当于一个盒子，这个盒子里面装了一些数据(成员变量)，那么对象名obj是箱子代号，可以看作是一个指针，或一个句柄，指向箱子。在C或者C++中，obj通常认为叫做指针，或者可以理解叫做变量名。而Java定义它为Reference，中文翻译可叫做参考，实际上本质上也是一个指针。对象赋值是一个Reference的赋值，而基本类型，是一个值的拷贝过程。那么对象赋值和基本类型赋值的具体的区别，请参见下节。</w:t>
      </w:r>
    </w:p>
    <w:p w14:paraId="6E686146"/>
    <w:p w14:paraId="35689C5D">
      <w:pPr>
        <w:pStyle w:val="4"/>
        <w:rPr>
          <w:rFonts w:eastAsia="宋体"/>
        </w:rPr>
      </w:pPr>
      <w:bookmarkStart w:id="23" w:name="_Toc165323606"/>
      <w:bookmarkStart w:id="24" w:name="_Toc17"/>
      <w:bookmarkStart w:id="25" w:name="_Toc25265"/>
      <w:r>
        <w:rPr>
          <w:rFonts w:eastAsia="宋体"/>
        </w:rPr>
        <w:t>4.2.2变量赋值</w:t>
      </w:r>
      <w:bookmarkEnd w:id="23"/>
      <w:bookmarkEnd w:id="24"/>
      <w:bookmarkEnd w:id="25"/>
    </w:p>
    <w:p w14:paraId="09435EDA">
      <w:pPr>
        <w:pStyle w:val="5"/>
        <w:rPr>
          <w:rFonts w:ascii="Times New Roman" w:hAnsi="Times New Roman" w:eastAsia="宋体" w:cs="Times New Roman"/>
        </w:rPr>
      </w:pPr>
      <w:bookmarkStart w:id="26" w:name="_Toc7936"/>
      <w:bookmarkStart w:id="27" w:name="_Toc165323607"/>
      <w:r>
        <w:rPr>
          <w:rFonts w:ascii="Times New Roman" w:hAnsi="Times New Roman" w:eastAsia="宋体" w:cs="Times New Roman"/>
        </w:rPr>
        <w:t>4.2.2.1基本类型变量赋值</w:t>
      </w:r>
      <w:bookmarkEnd w:id="26"/>
      <w:bookmarkEnd w:id="27"/>
    </w:p>
    <w:p w14:paraId="789A741C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上一章学习了，Java中有八种基本类型的变量：</w:t>
      </w:r>
    </w:p>
    <w:p w14:paraId="586548BC">
      <w:pPr>
        <w:pStyle w:val="42"/>
        <w:numPr>
          <w:ilvl w:val="0"/>
          <w:numId w:val="13"/>
        </w:numPr>
        <w:spacing w:line="360" w:lineRule="auto"/>
        <w:ind w:left="900" w:hanging="480" w:firstLineChars="0"/>
        <w:rPr>
          <w:rFonts w:eastAsia="宋体"/>
        </w:rPr>
      </w:pPr>
      <w:r>
        <w:rPr>
          <w:rFonts w:eastAsia="宋体"/>
        </w:rPr>
        <w:t>整型变量byte、short、int、long；</w:t>
      </w:r>
    </w:p>
    <w:p w14:paraId="40A44A29">
      <w:pPr>
        <w:pStyle w:val="42"/>
        <w:numPr>
          <w:ilvl w:val="0"/>
          <w:numId w:val="13"/>
        </w:numPr>
        <w:spacing w:line="360" w:lineRule="auto"/>
        <w:ind w:left="900" w:hanging="480" w:firstLineChars="0"/>
        <w:rPr>
          <w:rFonts w:eastAsia="宋体"/>
        </w:rPr>
      </w:pPr>
      <w:r>
        <w:rPr>
          <w:rFonts w:eastAsia="宋体"/>
        </w:rPr>
        <w:t>浮点型变量float、double；</w:t>
      </w:r>
    </w:p>
    <w:p w14:paraId="79BDD604">
      <w:pPr>
        <w:pStyle w:val="42"/>
        <w:numPr>
          <w:ilvl w:val="0"/>
          <w:numId w:val="13"/>
        </w:numPr>
        <w:spacing w:line="360" w:lineRule="auto"/>
        <w:ind w:left="900" w:hanging="480" w:firstLineChars="0"/>
        <w:rPr>
          <w:rFonts w:eastAsia="宋体"/>
        </w:rPr>
      </w:pPr>
      <w:r>
        <w:rPr>
          <w:rFonts w:eastAsia="宋体"/>
        </w:rPr>
        <w:t>字符型变量char；</w:t>
      </w:r>
    </w:p>
    <w:p w14:paraId="02C85077">
      <w:pPr>
        <w:pStyle w:val="42"/>
        <w:numPr>
          <w:ilvl w:val="0"/>
          <w:numId w:val="13"/>
        </w:numPr>
        <w:spacing w:line="360" w:lineRule="auto"/>
        <w:ind w:left="900" w:hanging="480" w:firstLineChars="0"/>
        <w:rPr>
          <w:rFonts w:eastAsia="宋体"/>
        </w:rPr>
      </w:pPr>
      <w:r>
        <w:rPr>
          <w:rFonts w:eastAsia="宋体"/>
        </w:rPr>
        <w:t>布尔型变量boolean。</w:t>
      </w:r>
    </w:p>
    <w:p w14:paraId="59C3A631">
      <w:pPr>
        <w:spacing w:line="360" w:lineRule="auto"/>
        <w:ind w:firstLine="480" w:firstLineChars="200"/>
        <w:rPr>
          <w:rFonts w:eastAsia="宋体"/>
        </w:rPr>
      </w:pPr>
      <w:bookmarkStart w:id="28" w:name="OLE_LINK41"/>
      <w:bookmarkStart w:id="29" w:name="OLE_LINK40"/>
      <w:r>
        <w:rPr>
          <w:rFonts w:eastAsia="宋体"/>
        </w:rPr>
        <w:t>基本类型的变量</w:t>
      </w:r>
      <w:bookmarkEnd w:id="28"/>
      <w:bookmarkEnd w:id="29"/>
      <w:r>
        <w:rPr>
          <w:rFonts w:eastAsia="宋体"/>
        </w:rPr>
        <w:t>赋值时，直接在内存中分配内存空间。例如：int a = 1，就是在内存中分配了一个空间存放1这个值。将一个</w:t>
      </w:r>
      <w:bookmarkStart w:id="30" w:name="OLE_LINK42"/>
      <w:bookmarkStart w:id="31" w:name="OLE_LINK43"/>
      <w:r>
        <w:rPr>
          <w:rFonts w:eastAsia="宋体"/>
        </w:rPr>
        <w:t>基本类型的变量</w:t>
      </w:r>
      <w:bookmarkEnd w:id="30"/>
      <w:bookmarkEnd w:id="31"/>
      <w:r>
        <w:rPr>
          <w:rFonts w:eastAsia="宋体"/>
        </w:rPr>
        <w:t>赋值给另一个的基本类型的变量，是一个“值拷贝”过程，在内存中将同时存在原值和它的副本。例如下面的代码：</w:t>
      </w:r>
    </w:p>
    <w:p w14:paraId="41CB9226">
      <w:pPr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before="312" w:beforeLines="100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a = </w:t>
      </w:r>
      <w:r>
        <w:rPr>
          <w:rFonts w:ascii="Consolas" w:hAnsi="Consolas" w:eastAsia="宋体" w:cs="宋体"/>
          <w:color w:val="C00000"/>
          <w:sz w:val="18"/>
          <w:szCs w:val="18"/>
        </w:rPr>
        <w:t>1</w:t>
      </w:r>
      <w:r>
        <w:rPr>
          <w:rFonts w:ascii="Consolas" w:hAnsi="Consolas" w:eastAsia="宋体" w:cs="宋体"/>
          <w:color w:val="000000"/>
          <w:sz w:val="18"/>
          <w:szCs w:val="18"/>
        </w:rPr>
        <w:t>;   </w:t>
      </w:r>
    </w:p>
    <w:p w14:paraId="39B29F4F">
      <w:pPr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b = a;   </w:t>
      </w:r>
    </w:p>
    <w:p w14:paraId="14967BEF">
      <w:pPr>
        <w:numPr>
          <w:ilvl w:val="0"/>
          <w:numId w:val="1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a</w:t>
      </w:r>
      <w:r>
        <w:rPr>
          <w:rFonts w:hint="eastAsia" w:ascii="Consolas" w:hAnsi="Consolas" w:eastAsia="宋体" w:cs="宋体"/>
          <w:color w:val="00000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000000"/>
          <w:sz w:val="18"/>
          <w:szCs w:val="18"/>
        </w:rPr>
        <w:t>=</w:t>
      </w:r>
      <w:r>
        <w:rPr>
          <w:rFonts w:hint="eastAsia" w:ascii="Consolas" w:hAnsi="Consolas" w:eastAsia="宋体" w:cs="宋体"/>
          <w:color w:val="00000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C00000"/>
          <w:sz w:val="18"/>
          <w:szCs w:val="18"/>
        </w:rPr>
        <w:t>2</w:t>
      </w:r>
      <w:r>
        <w:rPr>
          <w:rFonts w:ascii="Consolas" w:hAnsi="Consolas" w:eastAsia="宋体" w:cs="宋体"/>
          <w:color w:val="000000"/>
          <w:sz w:val="18"/>
          <w:szCs w:val="18"/>
        </w:rPr>
        <w:t>;  </w:t>
      </w:r>
    </w:p>
    <w:p w14:paraId="6C1D3851">
      <w:pPr>
        <w:spacing w:line="360" w:lineRule="auto"/>
        <w:rPr>
          <w:rFonts w:ascii="宋体" w:hAnsi="宋体" w:eastAsia="宋体" w:cs="宋体"/>
        </w:rPr>
      </w:pPr>
    </w:p>
    <w:p w14:paraId="380679FB">
      <w:pPr>
        <w:spacing w:line="360" w:lineRule="auto"/>
        <w:ind w:firstLine="420"/>
        <w:rPr>
          <w:rFonts w:ascii="宋体" w:hAnsi="宋体" w:eastAsia="宋体" w:cs="宋体"/>
        </w:rPr>
      </w:pPr>
      <w:r>
        <w:rPr>
          <w:rFonts w:eastAsia="宋体"/>
        </w:rPr>
        <w:t>第2行代码，将a的值拷贝一份赋值给b，这样在内存中就存在两个1。第三行代码将2赋值给a，但是b的值还是1，没有改变。这也说明a和b的变量值是分开的。</w:t>
      </w:r>
    </w:p>
    <w:p w14:paraId="6B826414">
      <w:pPr>
        <w:pStyle w:val="5"/>
        <w:rPr>
          <w:rFonts w:ascii="Times New Roman" w:hAnsi="Times New Roman" w:eastAsia="宋体" w:cs="Times New Roman"/>
        </w:rPr>
      </w:pPr>
      <w:bookmarkStart w:id="32" w:name="_Toc2592"/>
      <w:bookmarkStart w:id="33" w:name="_Toc165323608"/>
      <w:r>
        <w:rPr>
          <w:rFonts w:ascii="Times New Roman" w:hAnsi="Times New Roman" w:eastAsia="宋体" w:cs="Times New Roman"/>
        </w:rPr>
        <w:t>4.2.2.2类对象变量的赋值</w:t>
      </w:r>
      <w:bookmarkEnd w:id="32"/>
      <w:bookmarkEnd w:id="33"/>
    </w:p>
    <w:p w14:paraId="04464190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类对象赋值，或者引用类型的变量赋值，是在栈内存中存放它的地址，在堆内存中存放它的值。以下通过两个例子来理解基本类型和引用类型变量在赋值上的区别。首先</w:t>
      </w:r>
      <w:bookmarkStart w:id="34" w:name="OLE_LINK385"/>
      <w:bookmarkStart w:id="35" w:name="OLE_LINK386"/>
      <w:r>
        <w:rPr>
          <w:rFonts w:eastAsia="宋体"/>
        </w:rPr>
        <w:t>看ReferenceTest</w:t>
      </w:r>
      <w:bookmarkEnd w:id="34"/>
      <w:bookmarkEnd w:id="35"/>
      <w:r>
        <w:rPr>
          <w:rFonts w:eastAsia="宋体"/>
        </w:rPr>
        <w:t>类。</w:t>
      </w:r>
    </w:p>
    <w:p w14:paraId="164DF32D">
      <w:pPr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Style w:val="50"/>
          <w:rFonts w:ascii="Consolas" w:hAnsi="Consolas" w:eastAsia="Times New Roman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Times New Roman"/>
          <w:color w:val="000000"/>
          <w:sz w:val="18"/>
          <w:szCs w:val="18"/>
        </w:rPr>
        <w:t> </w:t>
      </w:r>
      <w:r>
        <w:rPr>
          <w:rStyle w:val="50"/>
          <w:rFonts w:ascii="Consolas" w:hAnsi="Consolas" w:eastAsia="Times New Roman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Times New Roman"/>
          <w:color w:val="000000"/>
          <w:sz w:val="18"/>
          <w:szCs w:val="18"/>
        </w:rPr>
        <w:t> ReferenceTest {  </w:t>
      </w:r>
    </w:p>
    <w:p w14:paraId="4776D239">
      <w:pPr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</w:t>
      </w:r>
      <w:r>
        <w:rPr>
          <w:rStyle w:val="50"/>
          <w:rFonts w:ascii="Consolas" w:hAnsi="Consolas" w:eastAsia="Times New Roman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Times New Roman"/>
          <w:color w:val="000000"/>
          <w:sz w:val="18"/>
          <w:szCs w:val="18"/>
        </w:rPr>
        <w:t> </w:t>
      </w:r>
      <w:r>
        <w:rPr>
          <w:rStyle w:val="50"/>
          <w:rFonts w:ascii="Consolas" w:hAnsi="Consolas" w:eastAsia="Times New Roman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eastAsia="Times New Roman"/>
          <w:color w:val="000000"/>
          <w:sz w:val="18"/>
          <w:szCs w:val="18"/>
        </w:rPr>
        <w:t> </w:t>
      </w:r>
      <w:r>
        <w:rPr>
          <w:rStyle w:val="50"/>
          <w:rFonts w:ascii="Consolas" w:hAnsi="Consolas" w:eastAsia="Times New Roman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Times New Roman"/>
          <w:color w:val="000000"/>
          <w:sz w:val="18"/>
          <w:szCs w:val="18"/>
        </w:rPr>
        <w:t> main(String[] args) {  </w:t>
      </w:r>
    </w:p>
    <w:p w14:paraId="346BBC7C">
      <w:pPr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</w:t>
      </w:r>
      <w:r>
        <w:rPr>
          <w:rStyle w:val="50"/>
          <w:rFonts w:ascii="Consolas" w:hAnsi="Consolas" w:eastAsia="Times New Roman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Times New Roman"/>
          <w:color w:val="000000"/>
          <w:sz w:val="18"/>
          <w:szCs w:val="18"/>
        </w:rPr>
        <w:t> num1 = </w:t>
      </w:r>
      <w:r>
        <w:rPr>
          <w:rStyle w:val="45"/>
          <w:rFonts w:ascii="Consolas" w:hAnsi="Consolas" w:eastAsia="Times New Roman"/>
          <w:color w:val="C00000"/>
          <w:sz w:val="18"/>
          <w:szCs w:val="18"/>
        </w:rPr>
        <w:t>5</w:t>
      </w:r>
      <w:r>
        <w:rPr>
          <w:rFonts w:ascii="Consolas" w:hAnsi="Consolas" w:eastAsia="Times New Roman"/>
          <w:color w:val="000000"/>
          <w:sz w:val="18"/>
          <w:szCs w:val="18"/>
        </w:rPr>
        <w:t>;  </w:t>
      </w:r>
    </w:p>
    <w:p w14:paraId="242AAA7B">
      <w:pPr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</w:t>
      </w:r>
      <w:r>
        <w:rPr>
          <w:rStyle w:val="50"/>
          <w:rFonts w:ascii="Consolas" w:hAnsi="Consolas" w:eastAsia="Times New Roman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Times New Roman"/>
          <w:color w:val="000000"/>
          <w:sz w:val="18"/>
          <w:szCs w:val="18"/>
        </w:rPr>
        <w:t> num2 = num1;  </w:t>
      </w:r>
    </w:p>
    <w:p w14:paraId="13DAE476">
      <w:pPr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System.out.println(</w:t>
      </w:r>
      <w:r>
        <w:rPr>
          <w:rStyle w:val="32"/>
          <w:rFonts w:ascii="Consolas" w:hAnsi="Consolas" w:eastAsia="Times New Roman"/>
          <w:color w:val="0000FF"/>
          <w:sz w:val="18"/>
          <w:szCs w:val="18"/>
        </w:rPr>
        <w:t>"num1: "</w:t>
      </w:r>
      <w:r>
        <w:rPr>
          <w:rFonts w:ascii="Consolas" w:hAnsi="Consolas" w:eastAsia="Times New Roman"/>
          <w:color w:val="000000"/>
          <w:sz w:val="18"/>
          <w:szCs w:val="18"/>
        </w:rPr>
        <w:t> + num1 + </w:t>
      </w:r>
      <w:r>
        <w:rPr>
          <w:rStyle w:val="32"/>
          <w:rFonts w:ascii="Consolas" w:hAnsi="Consolas" w:eastAsia="Times New Roman"/>
          <w:color w:val="0000FF"/>
          <w:sz w:val="18"/>
          <w:szCs w:val="18"/>
        </w:rPr>
        <w:t>", num2: "</w:t>
      </w:r>
      <w:r>
        <w:rPr>
          <w:rFonts w:ascii="Consolas" w:hAnsi="Consolas" w:eastAsia="Times New Roman"/>
          <w:color w:val="000000"/>
          <w:sz w:val="18"/>
          <w:szCs w:val="18"/>
        </w:rPr>
        <w:t> + num2);  </w:t>
      </w:r>
    </w:p>
    <w:p w14:paraId="4F7B4A0C">
      <w:pPr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num2 = </w:t>
      </w:r>
      <w:r>
        <w:rPr>
          <w:rStyle w:val="45"/>
          <w:rFonts w:ascii="Consolas" w:hAnsi="Consolas" w:eastAsia="Times New Roman"/>
          <w:color w:val="C00000"/>
          <w:sz w:val="18"/>
          <w:szCs w:val="18"/>
        </w:rPr>
        <w:t>10</w:t>
      </w:r>
      <w:r>
        <w:rPr>
          <w:rFonts w:ascii="Consolas" w:hAnsi="Consolas" w:eastAsia="Times New Roman"/>
          <w:color w:val="000000"/>
          <w:sz w:val="18"/>
          <w:szCs w:val="18"/>
        </w:rPr>
        <w:t>;  </w:t>
      </w:r>
    </w:p>
    <w:p w14:paraId="47D49DA1">
      <w:pPr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System.out.println(</w:t>
      </w:r>
      <w:r>
        <w:rPr>
          <w:rStyle w:val="32"/>
          <w:rFonts w:ascii="Consolas" w:hAnsi="Consolas" w:eastAsia="Times New Roman"/>
          <w:color w:val="0000FF"/>
          <w:sz w:val="18"/>
          <w:szCs w:val="18"/>
        </w:rPr>
        <w:t>"num1: "</w:t>
      </w:r>
      <w:r>
        <w:rPr>
          <w:rFonts w:ascii="Consolas" w:hAnsi="Consolas" w:eastAsia="Times New Roman"/>
          <w:color w:val="000000"/>
          <w:sz w:val="18"/>
          <w:szCs w:val="18"/>
        </w:rPr>
        <w:t> + num1 + </w:t>
      </w:r>
      <w:r>
        <w:rPr>
          <w:rStyle w:val="32"/>
          <w:rFonts w:ascii="Consolas" w:hAnsi="Consolas" w:eastAsia="Times New Roman"/>
          <w:color w:val="0000FF"/>
          <w:sz w:val="18"/>
          <w:szCs w:val="18"/>
        </w:rPr>
        <w:t>", num2: "</w:t>
      </w:r>
      <w:r>
        <w:rPr>
          <w:rFonts w:ascii="Consolas" w:hAnsi="Consolas" w:eastAsia="Times New Roman"/>
          <w:color w:val="000000"/>
          <w:sz w:val="18"/>
          <w:szCs w:val="18"/>
        </w:rPr>
        <w:t> + num2);  </w:t>
      </w:r>
    </w:p>
    <w:p w14:paraId="42AFF936">
      <w:pPr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  </w:t>
      </w:r>
    </w:p>
    <w:p w14:paraId="73F870A5">
      <w:pPr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MyNumber obj1 = </w:t>
      </w:r>
      <w:r>
        <w:rPr>
          <w:rStyle w:val="50"/>
          <w:rFonts w:ascii="Consolas" w:hAnsi="Consolas" w:eastAsia="Times New Roman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Times New Roman"/>
          <w:color w:val="000000"/>
          <w:sz w:val="18"/>
          <w:szCs w:val="18"/>
        </w:rPr>
        <w:t> MyNumber();  </w:t>
      </w:r>
    </w:p>
    <w:p w14:paraId="1D065697">
      <w:pPr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MyNumber obj2 = </w:t>
      </w:r>
      <w:r>
        <w:rPr>
          <w:rStyle w:val="50"/>
          <w:rFonts w:ascii="Consolas" w:hAnsi="Consolas" w:eastAsia="Times New Roman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Times New Roman"/>
          <w:color w:val="000000"/>
          <w:sz w:val="18"/>
          <w:szCs w:val="18"/>
        </w:rPr>
        <w:t> MyNumber();  </w:t>
      </w:r>
    </w:p>
    <w:p w14:paraId="1734A105">
      <w:pPr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System.out.println(obj1.num);  </w:t>
      </w:r>
    </w:p>
    <w:p w14:paraId="5911FF34">
      <w:pPr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System.out.println(obj2.num);    </w:t>
      </w:r>
    </w:p>
    <w:p w14:paraId="2278452F">
      <w:pPr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  </w:t>
      </w:r>
    </w:p>
    <w:p w14:paraId="7B02E700">
      <w:pPr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obj2 = obj1;  </w:t>
      </w:r>
    </w:p>
    <w:p w14:paraId="3964DD6B">
      <w:pPr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obj2.num = </w:t>
      </w:r>
      <w:r>
        <w:rPr>
          <w:rStyle w:val="45"/>
          <w:rFonts w:ascii="Consolas" w:hAnsi="Consolas" w:eastAsia="Times New Roman"/>
          <w:color w:val="C00000"/>
          <w:sz w:val="18"/>
          <w:szCs w:val="18"/>
        </w:rPr>
        <w:t>10</w:t>
      </w:r>
      <w:r>
        <w:rPr>
          <w:rFonts w:ascii="Consolas" w:hAnsi="Consolas" w:eastAsia="Times New Roman"/>
          <w:color w:val="000000"/>
          <w:sz w:val="18"/>
          <w:szCs w:val="18"/>
        </w:rPr>
        <w:t>;  </w:t>
      </w:r>
    </w:p>
    <w:p w14:paraId="6D8F136E">
      <w:pPr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System.out.println(obj1.num);  </w:t>
      </w:r>
    </w:p>
    <w:p w14:paraId="24E960B1">
      <w:pPr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System.out.println(obj2.num);  </w:t>
      </w:r>
    </w:p>
    <w:p w14:paraId="282F3859">
      <w:pPr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    System.out.println(obj2);  </w:t>
      </w:r>
    </w:p>
    <w:p w14:paraId="36918433">
      <w:pPr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    }  </w:t>
      </w:r>
    </w:p>
    <w:p w14:paraId="07897884">
      <w:pPr>
        <w:numPr>
          <w:ilvl w:val="0"/>
          <w:numId w:val="15"/>
        </w:numPr>
        <w:pBdr>
          <w:left w:val="single" w:color="6CE26C" w:sz="18" w:space="0"/>
        </w:pBdr>
        <w:shd w:val="clear" w:color="auto" w:fill="FFFFFF"/>
        <w:spacing w:beforeAutospacing="1" w:line="210" w:lineRule="atLeast"/>
        <w:rPr>
          <w:rFonts w:ascii="Consolas" w:hAnsi="Consolas" w:eastAsia="Times New Roman"/>
          <w:color w:val="5C5C5C"/>
          <w:sz w:val="18"/>
          <w:szCs w:val="18"/>
        </w:rPr>
      </w:pPr>
      <w:r>
        <w:rPr>
          <w:rFonts w:ascii="Consolas" w:hAnsi="Consolas" w:eastAsia="Times New Roman"/>
          <w:color w:val="000000"/>
          <w:sz w:val="18"/>
          <w:szCs w:val="18"/>
        </w:rPr>
        <w:t>}  </w:t>
      </w:r>
    </w:p>
    <w:p w14:paraId="3FE10737">
      <w:pPr>
        <w:spacing w:line="360" w:lineRule="auto"/>
        <w:rPr>
          <w:rFonts w:eastAsia="宋体"/>
        </w:rPr>
      </w:pPr>
    </w:p>
    <w:p w14:paraId="36DEA9B7">
      <w:pPr>
        <w:spacing w:line="360" w:lineRule="auto"/>
        <w:ind w:firstLine="420"/>
        <w:rPr>
          <w:rFonts w:eastAsia="宋体"/>
        </w:rPr>
      </w:pPr>
      <w:r>
        <w:rPr>
          <w:rFonts w:eastAsia="宋体"/>
        </w:rPr>
        <w:t>程序第3~7行，演示了基本类型的值拷贝的过程，具体如下。</w:t>
      </w:r>
    </w:p>
    <w:p w14:paraId="17219811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第3行，定义</w:t>
      </w:r>
      <w:bookmarkStart w:id="36" w:name="OLE_LINK31"/>
      <w:bookmarkStart w:id="37" w:name="OLE_LINK30"/>
      <w:r>
        <w:rPr>
          <w:rFonts w:eastAsia="宋体"/>
        </w:rPr>
        <w:t>变量</w:t>
      </w:r>
      <w:bookmarkEnd w:id="36"/>
      <w:bookmarkEnd w:id="37"/>
      <w:r>
        <w:rPr>
          <w:rFonts w:eastAsia="宋体"/>
        </w:rPr>
        <w:t>num1 = 5；</w:t>
      </w:r>
    </w:p>
    <w:p w14:paraId="7ED37BB2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第4行，定义变量num2，并将num1的值赋给它。因此,num2也等于5。</w:t>
      </w:r>
    </w:p>
    <w:p w14:paraId="123D4C5C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第4行的</w:t>
      </w:r>
      <w:bookmarkStart w:id="38" w:name="OLE_LINK38"/>
      <w:bookmarkStart w:id="39" w:name="OLE_LINK39"/>
      <w:r>
        <w:rPr>
          <w:rFonts w:eastAsia="宋体"/>
        </w:rPr>
        <w:t>赋值语句是一个值的拷贝过程</w:t>
      </w:r>
      <w:bookmarkEnd w:id="38"/>
      <w:bookmarkEnd w:id="39"/>
      <w:r>
        <w:rPr>
          <w:rFonts w:eastAsia="宋体"/>
        </w:rPr>
        <w:t>，当它执行后，内存里存在两个5。其中num1指向一个5，num2指向另外一个5，第6行将num2的值改成10，完全不会影响到num1。因此，第7行会输出num1和num2，分别是5和10。至此，已经说明基本变量赋值是值拷贝，即两个基本类型变量具有相同值，但是内存中是两个拷贝。</w:t>
      </w:r>
    </w:p>
    <w:p w14:paraId="54A72017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第9行，用new关键字新建了一个MyNumber类的实例，并用obj1变量指向它。此时，内存里已产生一个变量值5了(obj1指向)，obj2对象产生时，内存里面又会有一个5(obj2指向)，两者是独立分开的，如图4-2所示。</w:t>
      </w:r>
    </w:p>
    <w:p w14:paraId="2A86F4D0">
      <w:pPr>
        <w:jc w:val="center"/>
      </w:pPr>
      <w:r>
        <w:rPr>
          <w:rFonts w:hint="eastAsia"/>
        </w:rPr>
        <w:drawing>
          <wp:inline distT="0" distB="0" distL="0" distR="0">
            <wp:extent cx="2642870" cy="1992630"/>
            <wp:effectExtent l="0" t="0" r="5080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140" cy="200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9CF7">
      <w:pPr>
        <w:jc w:val="center"/>
        <w:rPr>
          <w:rFonts w:eastAsia="宋体"/>
        </w:rPr>
      </w:pPr>
      <w:r>
        <w:rPr>
          <w:rFonts w:eastAsia="宋体"/>
        </w:rPr>
        <w:t>图4-2 MyNumber类的两个实例</w:t>
      </w:r>
    </w:p>
    <w:p w14:paraId="13147B90">
      <w:pPr>
        <w:spacing w:line="360" w:lineRule="auto"/>
        <w:ind w:firstLine="480" w:firstLineChars="200"/>
        <w:rPr>
          <w:rFonts w:ascii="宋体" w:hAnsi="宋体" w:eastAsia="宋体" w:cs="宋体"/>
        </w:rPr>
      </w:pPr>
      <w:r>
        <w:rPr>
          <w:rFonts w:eastAsia="宋体"/>
        </w:rPr>
        <w:t>第14行，使用赋值语句，将变量obj2也指向obj1对应的对象。此时obj2和obj1指向同一个对象，如图4-3所示。</w:t>
      </w:r>
    </w:p>
    <w:p w14:paraId="13D4EFE6">
      <w:pPr>
        <w:jc w:val="center"/>
      </w:pPr>
      <w:r>
        <w:rPr>
          <w:rFonts w:hint="eastAsia"/>
        </w:rPr>
        <w:drawing>
          <wp:inline distT="0" distB="0" distL="0" distR="0">
            <wp:extent cx="2583815" cy="1930400"/>
            <wp:effectExtent l="0" t="0" r="6985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8187" cy="19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00F3">
      <w:pPr>
        <w:jc w:val="center"/>
        <w:rPr>
          <w:rFonts w:eastAsia="宋体"/>
        </w:rPr>
      </w:pPr>
      <w:r>
        <w:rPr>
          <w:rFonts w:eastAsia="宋体"/>
        </w:rPr>
        <w:t>图4-3 对象实例被赋值后的内存示意图</w:t>
      </w:r>
    </w:p>
    <w:p w14:paraId="13A5658A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第15行，将obj2的num值设置为10。此时，由于obj2和obj1指向的是同一个对象，obj1的num也变成了10。所以第16、17行输出的都是10，如图4-4所示。</w:t>
      </w:r>
    </w:p>
    <w:p w14:paraId="4B350AF7">
      <w:pPr>
        <w:jc w:val="center"/>
      </w:pPr>
      <w:bookmarkStart w:id="40" w:name="OLE_LINK387"/>
      <w:bookmarkStart w:id="41" w:name="OLE_LINK388"/>
      <w:r>
        <w:drawing>
          <wp:inline distT="0" distB="0" distL="0" distR="0">
            <wp:extent cx="3031490" cy="2264410"/>
            <wp:effectExtent l="0" t="0" r="0" b="254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9984" cy="227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8989">
      <w:pPr>
        <w:jc w:val="center"/>
        <w:rPr>
          <w:rFonts w:eastAsia="宋体"/>
        </w:rPr>
      </w:pPr>
      <w:r>
        <w:rPr>
          <w:rFonts w:eastAsia="宋体"/>
        </w:rPr>
        <w:t>图4-4 对象实例赋值修改后内存示意图</w:t>
      </w:r>
    </w:p>
    <w:p w14:paraId="0F932484">
      <w:pPr>
        <w:spacing w:line="360" w:lineRule="auto"/>
        <w:rPr>
          <w:rFonts w:eastAsia="宋体"/>
        </w:rPr>
      </w:pPr>
      <w:r>
        <w:rPr>
          <w:rFonts w:eastAsia="宋体"/>
        </w:rPr>
        <w:t>接下来，再来看另一个类ArgumentPassingTest</w:t>
      </w:r>
      <w:bookmarkEnd w:id="40"/>
      <w:bookmarkEnd w:id="41"/>
      <w:r>
        <w:rPr>
          <w:rFonts w:eastAsia="宋体"/>
        </w:rPr>
        <w:t>。</w:t>
      </w:r>
    </w:p>
    <w:p w14:paraId="1AEC83F8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before="312" w:beforeLines="100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ArgumentPassingTest {  </w:t>
      </w:r>
    </w:p>
    <w:p w14:paraId="7E8F746B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607216F8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main(String[] args) {  </w:t>
      </w:r>
    </w:p>
    <w:p w14:paraId="13E809BA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a = </w:t>
      </w:r>
      <w:r>
        <w:rPr>
          <w:rFonts w:ascii="Consolas" w:hAnsi="Consolas" w:eastAsia="宋体" w:cs="宋体"/>
          <w:color w:val="C00000"/>
          <w:sz w:val="18"/>
          <w:szCs w:val="18"/>
        </w:rPr>
        <w:t>1</w:t>
      </w:r>
      <w:r>
        <w:rPr>
          <w:rFonts w:ascii="Consolas" w:hAnsi="Consolas" w:eastAsia="宋体" w:cs="宋体"/>
          <w:color w:val="000000"/>
          <w:sz w:val="18"/>
          <w:szCs w:val="18"/>
        </w:rPr>
        <w:t>, b = </w:t>
      </w:r>
      <w:r>
        <w:rPr>
          <w:rFonts w:ascii="Consolas" w:hAnsi="Consolas" w:eastAsia="宋体" w:cs="宋体"/>
          <w:color w:val="C00000"/>
          <w:sz w:val="18"/>
          <w:szCs w:val="18"/>
        </w:rPr>
        <w:t>2</w:t>
      </w:r>
      <w:r>
        <w:rPr>
          <w:rFonts w:ascii="Consolas" w:hAnsi="Consolas" w:eastAsia="宋体" w:cs="宋体"/>
          <w:color w:val="000000"/>
          <w:sz w:val="18"/>
          <w:szCs w:val="18"/>
        </w:rPr>
        <w:t>;  </w:t>
      </w:r>
    </w:p>
    <w:p w14:paraId="47C9F20C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swap(a,b);  </w:t>
      </w:r>
    </w:p>
    <w:p w14:paraId="29578928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"a is "</w:t>
      </w:r>
      <w:r>
        <w:rPr>
          <w:rFonts w:ascii="Consolas" w:hAnsi="Consolas" w:eastAsia="宋体" w:cs="宋体"/>
          <w:color w:val="000000"/>
          <w:sz w:val="18"/>
          <w:szCs w:val="18"/>
        </w:rPr>
        <w:t> + a + </w:t>
      </w:r>
      <w:r>
        <w:rPr>
          <w:rFonts w:ascii="Consolas" w:hAnsi="Consolas" w:eastAsia="宋体" w:cs="宋体"/>
          <w:color w:val="0000FF"/>
          <w:sz w:val="18"/>
          <w:szCs w:val="18"/>
        </w:rPr>
        <w:t>", b is "</w:t>
      </w:r>
      <w:r>
        <w:rPr>
          <w:rFonts w:ascii="Consolas" w:hAnsi="Consolas" w:eastAsia="宋体" w:cs="宋体"/>
          <w:color w:val="000000"/>
          <w:sz w:val="18"/>
          <w:szCs w:val="18"/>
        </w:rPr>
        <w:t> + b);  </w:t>
      </w:r>
      <w:r>
        <w:rPr>
          <w:rFonts w:ascii="Consolas" w:hAnsi="Consolas" w:eastAsia="宋体" w:cs="宋体"/>
          <w:color w:val="008200"/>
          <w:sz w:val="18"/>
          <w:szCs w:val="18"/>
        </w:rPr>
        <w:t>//a=1, b=2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1E35925C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  </w:t>
      </w:r>
    </w:p>
    <w:p w14:paraId="083C8A33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MyNumber obj1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MyNumber();  </w:t>
      </w:r>
    </w:p>
    <w:p w14:paraId="158E718A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MyNumber obj2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MyNumber();  </w:t>
      </w:r>
    </w:p>
    <w:p w14:paraId="14A678A7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obj2.num = </w:t>
      </w:r>
      <w:r>
        <w:rPr>
          <w:rFonts w:ascii="Consolas" w:hAnsi="Consolas" w:eastAsia="宋体" w:cs="宋体"/>
          <w:color w:val="C00000"/>
          <w:sz w:val="18"/>
          <w:szCs w:val="18"/>
        </w:rPr>
        <w:t>10</w:t>
      </w:r>
      <w:r>
        <w:rPr>
          <w:rFonts w:ascii="Consolas" w:hAnsi="Consolas" w:eastAsia="宋体" w:cs="宋体"/>
          <w:color w:val="000000"/>
          <w:sz w:val="18"/>
          <w:szCs w:val="18"/>
        </w:rPr>
        <w:t>; </w:t>
      </w:r>
      <w:r>
        <w:rPr>
          <w:rFonts w:ascii="Consolas" w:hAnsi="Consolas" w:eastAsia="宋体" w:cs="宋体"/>
          <w:color w:val="008200"/>
          <w:sz w:val="18"/>
          <w:szCs w:val="18"/>
        </w:rPr>
        <w:t>//obj1 5 已经在MyNumber初始化,  obj2  10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516F5703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swap(obj1, obj2);  </w:t>
      </w:r>
      <w:r>
        <w:rPr>
          <w:rFonts w:ascii="Consolas" w:hAnsi="Consolas" w:eastAsia="宋体" w:cs="宋体"/>
          <w:color w:val="008200"/>
          <w:sz w:val="18"/>
          <w:szCs w:val="18"/>
        </w:rPr>
        <w:t>//swap obj1 and obj2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3769FEB5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"obj1 is "</w:t>
      </w:r>
      <w:r>
        <w:rPr>
          <w:rFonts w:ascii="Consolas" w:hAnsi="Consolas" w:eastAsia="宋体" w:cs="宋体"/>
          <w:color w:val="000000"/>
          <w:sz w:val="18"/>
          <w:szCs w:val="18"/>
        </w:rPr>
        <w:t> + obj1.num + </w:t>
      </w:r>
      <w:r>
        <w:rPr>
          <w:rFonts w:ascii="Consolas" w:hAnsi="Consolas" w:eastAsia="宋体" w:cs="宋体"/>
          <w:color w:val="0000FF"/>
          <w:sz w:val="18"/>
          <w:szCs w:val="18"/>
        </w:rPr>
        <w:t>", obj2 is "</w:t>
      </w:r>
      <w:r>
        <w:rPr>
          <w:rFonts w:ascii="Consolas" w:hAnsi="Consolas" w:eastAsia="宋体" w:cs="宋体"/>
          <w:color w:val="000000"/>
          <w:sz w:val="18"/>
          <w:szCs w:val="18"/>
        </w:rPr>
        <w:t> + obj2.num);</w:t>
      </w:r>
    </w:p>
    <w:p w14:paraId="785D3FD1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sz w:val="18"/>
          <w:szCs w:val="18"/>
        </w:rPr>
        <w:t>//  obj1  10,   obj2  5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2C661B81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6439F0F6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swap(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m,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n) {  </w:t>
      </w:r>
    </w:p>
    <w:p w14:paraId="1DDE0A0D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s = m; m = n; n = s;  </w:t>
      </w:r>
    </w:p>
    <w:p w14:paraId="6A3451C9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74328DA5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8200"/>
          <w:sz w:val="18"/>
          <w:szCs w:val="18"/>
        </w:rPr>
        <w:t>//  public static void swap(int a, int b) {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5270D5EC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8200"/>
          <w:sz w:val="18"/>
          <w:szCs w:val="18"/>
        </w:rPr>
        <w:t>//      int c = a; a = b; b = c;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4DCB96A0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8200"/>
          <w:sz w:val="18"/>
          <w:szCs w:val="18"/>
        </w:rPr>
        <w:t>//  }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165E5471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swap(MyNumber obj3, MyNumber obj4) {  </w:t>
      </w:r>
    </w:p>
    <w:p w14:paraId="3BDA1E23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s = obj3.num; obj3.num = obj4.num; obj4.num = s;  </w:t>
      </w:r>
    </w:p>
    <w:p w14:paraId="39C2E933">
      <w:pPr>
        <w:numPr>
          <w:ilvl w:val="0"/>
          <w:numId w:val="16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0579241F">
      <w:pPr>
        <w:numPr>
          <w:ilvl w:val="0"/>
          <w:numId w:val="16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</w:t>
      </w:r>
    </w:p>
    <w:p w14:paraId="136B5D88"/>
    <w:p w14:paraId="18EFDA96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这个类主要是实现两个数的交换。这个功能也是很多编程语言的经典案例。程序第4行定义了两个整数：a 和 b。第5行，通过swap函数欲将a、b两个数字交换，期待a会变成2，b变成1。第5行将会调用第15行函数，而第15行定义了一个局部变量s，使得m和n进行交换。但是事与愿违，第6行，会发现a和b并没有发生交换。那是因为第15行的swap函数的形参是int型的，而基本变量赋值是值拷贝的，所以，第5行调用了以后，在内存里面出现a和b，也会出现m和n(对位赋值，m=a, n=b)，它们都是独立的，如图4-5所示。而在第16行里面进行m和n的交换，丝毫不会影响到a和b，所以a和b不变。</w:t>
      </w:r>
    </w:p>
    <w:p w14:paraId="44A17E77">
      <w:pPr>
        <w:jc w:val="center"/>
        <w:rPr>
          <w:rFonts w:eastAsia="宋体"/>
        </w:rPr>
      </w:pPr>
      <w:r>
        <w:rPr>
          <w:rFonts w:eastAsia="宋体"/>
        </w:rPr>
        <w:drawing>
          <wp:inline distT="0" distB="0" distL="0" distR="0">
            <wp:extent cx="3176905" cy="1489710"/>
            <wp:effectExtent l="0" t="0" r="4445" b="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794" cy="150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6A22">
      <w:pPr>
        <w:jc w:val="center"/>
        <w:rPr>
          <w:rFonts w:eastAsia="宋体"/>
          <w:color w:val="FF0000"/>
        </w:rPr>
      </w:pPr>
      <w:r>
        <w:rPr>
          <w:rFonts w:eastAsia="宋体"/>
        </w:rPr>
        <w:t>图4-5 参数是基本类型的内存示意图</w:t>
      </w:r>
    </w:p>
    <w:p w14:paraId="205D5818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接下来，程序第8~10行继续创建两个对象，obj1和obj2，并分别设定它们包含的值是5和10。第11行同样调用swap函数(第21行)，意图调换两个数值，由于swap函数(第21行)的参数类型是类，而类对象赋值是指针赋值(可以想象下，对象因为包含多个属性，物理体积比较大。完全复制对象耗时太大，设计者采用共享指针的方法，减少赋值消耗)。所以，obj1和obj3将会指向同一块内存，obj2和obj4指向同一块内存，如图4-6所示。而obj3和obj4进行交换，本质上就是对obj1和obj2进行交换。第11行运行后，数字也确实被交换。最后，对于变量赋值的规律归结为一句话：基本类型赋值是值拷贝，对象赋值是指针共享。(有的书也称作reference拷贝)</w:t>
      </w:r>
    </w:p>
    <w:p w14:paraId="38095DF9">
      <w:pPr>
        <w:jc w:val="center"/>
        <w:rPr>
          <w:rFonts w:eastAsia="宋体"/>
        </w:rPr>
      </w:pPr>
      <w:r>
        <w:rPr>
          <w:rFonts w:eastAsia="宋体"/>
        </w:rPr>
        <w:drawing>
          <wp:inline distT="0" distB="0" distL="0" distR="0">
            <wp:extent cx="2569845" cy="1936750"/>
            <wp:effectExtent l="0" t="0" r="1905" b="635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8258" cy="195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EE59">
      <w:pPr>
        <w:jc w:val="center"/>
        <w:rPr>
          <w:rFonts w:eastAsia="宋体"/>
        </w:rPr>
      </w:pPr>
      <w:r>
        <w:rPr>
          <w:rFonts w:eastAsia="宋体"/>
        </w:rPr>
        <w:t>图4-6 参数是对象类型的内存示意图</w:t>
      </w:r>
    </w:p>
    <w:p w14:paraId="39D2C4D1">
      <w:pPr>
        <w:pStyle w:val="4"/>
        <w:rPr>
          <w:rFonts w:eastAsia="宋体"/>
        </w:rPr>
      </w:pPr>
      <w:bookmarkStart w:id="42" w:name="_Toc1127"/>
      <w:bookmarkStart w:id="43" w:name="_Toc165323609"/>
      <w:bookmarkStart w:id="44" w:name="_Toc16503"/>
      <w:r>
        <w:rPr>
          <w:rFonts w:eastAsia="宋体"/>
        </w:rPr>
        <w:t>4.2.3对象的初始值</w:t>
      </w:r>
      <w:bookmarkEnd w:id="42"/>
      <w:bookmarkEnd w:id="43"/>
      <w:bookmarkEnd w:id="44"/>
    </w:p>
    <w:p w14:paraId="65D562C3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当一个对象被创建出来以后，其内部的成员属性通常具有默认值。一般来说，类内部成员变量的类型，通常是8种基本类型或对象类型。那么，Java默认给基本类型变量赋默认值：整数型（byte、short、int、long）变量的默认值为0；布尔型（boolean）变量的默认值为 false；字符型（char）变量的默认值为 “\u0000”；单精度浮点型（float）变量的默认值为0.0f；双精度浮点型（double）变量的默认值为0.0d。(或者直接：浮点型（float/double变量的默认值为0.0)，但是对于对象类型，Java无从得知其内容，只能置空值，即null。</w:t>
      </w:r>
    </w:p>
    <w:p w14:paraId="463AAEB4">
      <w:pPr>
        <w:spacing w:line="360" w:lineRule="auto"/>
        <w:ind w:firstLine="480" w:firstLineChars="200"/>
        <w:rPr>
          <w:rFonts w:eastAsia="宋体"/>
        </w:rPr>
      </w:pPr>
      <w:bookmarkStart w:id="45" w:name="OLE_LINK390"/>
      <w:bookmarkStart w:id="46" w:name="OLE_LINK389"/>
      <w:r>
        <w:rPr>
          <w:rFonts w:eastAsia="宋体"/>
        </w:rPr>
        <w:t>接下来，通过Initialization</w:t>
      </w:r>
      <w:bookmarkEnd w:id="45"/>
      <w:bookmarkEnd w:id="46"/>
      <w:r>
        <w:rPr>
          <w:rFonts w:eastAsia="宋体"/>
        </w:rPr>
        <w:t>程序来理解下成员变量赋初值的问题。</w:t>
      </w:r>
    </w:p>
    <w:p w14:paraId="544CFD64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before="312" w:beforeLines="100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Initialization {  </w:t>
      </w:r>
    </w:p>
    <w:p w14:paraId="28A1C28A">
      <w:pPr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boolean</w:t>
      </w:r>
      <w:r>
        <w:rPr>
          <w:rFonts w:ascii="Consolas" w:hAnsi="Consolas" w:eastAsia="宋体" w:cs="宋体"/>
          <w:color w:val="000000"/>
          <w:sz w:val="18"/>
          <w:szCs w:val="18"/>
        </w:rPr>
        <w:t> v1;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byte</w:t>
      </w:r>
      <w:r>
        <w:rPr>
          <w:rFonts w:ascii="Consolas" w:hAnsi="Consolas" w:eastAsia="宋体" w:cs="宋体"/>
          <w:color w:val="000000"/>
          <w:sz w:val="18"/>
          <w:szCs w:val="18"/>
        </w:rPr>
        <w:t> v2;  </w:t>
      </w:r>
    </w:p>
    <w:p w14:paraId="60B10079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char</w:t>
      </w:r>
      <w:r>
        <w:rPr>
          <w:rFonts w:ascii="Consolas" w:hAnsi="Consolas" w:eastAsia="宋体" w:cs="宋体"/>
          <w:color w:val="000000"/>
          <w:sz w:val="18"/>
          <w:szCs w:val="18"/>
        </w:rPr>
        <w:t> v3;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double</w:t>
      </w:r>
      <w:r>
        <w:rPr>
          <w:rFonts w:ascii="Consolas" w:hAnsi="Consolas" w:eastAsia="宋体" w:cs="宋体"/>
          <w:color w:val="000000"/>
          <w:sz w:val="18"/>
          <w:szCs w:val="18"/>
        </w:rPr>
        <w:t> v4;  </w:t>
      </w:r>
    </w:p>
    <w:p w14:paraId="016C01B8">
      <w:pPr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float</w:t>
      </w:r>
      <w:r>
        <w:rPr>
          <w:rFonts w:ascii="Consolas" w:hAnsi="Consolas" w:eastAsia="宋体" w:cs="宋体"/>
          <w:color w:val="000000"/>
          <w:sz w:val="18"/>
          <w:szCs w:val="18"/>
        </w:rPr>
        <w:t> v5;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 v6;  </w:t>
      </w:r>
    </w:p>
    <w:p w14:paraId="278AA891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long</w:t>
      </w:r>
      <w:r>
        <w:rPr>
          <w:rFonts w:ascii="Consolas" w:hAnsi="Consolas" w:eastAsia="宋体" w:cs="宋体"/>
          <w:color w:val="000000"/>
          <w:sz w:val="18"/>
          <w:szCs w:val="18"/>
        </w:rPr>
        <w:t> v7;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short</w:t>
      </w:r>
      <w:r>
        <w:rPr>
          <w:rFonts w:ascii="Consolas" w:hAnsi="Consolas" w:eastAsia="宋体" w:cs="宋体"/>
          <w:color w:val="000000"/>
          <w:sz w:val="18"/>
          <w:szCs w:val="18"/>
        </w:rPr>
        <w:t> v8;   </w:t>
      </w:r>
    </w:p>
    <w:p w14:paraId="0D71896A">
      <w:pPr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String v9;  </w:t>
      </w:r>
    </w:p>
    <w:p w14:paraId="57B1521A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</w:t>
      </w:r>
    </w:p>
    <w:p w14:paraId="48A7A68B">
      <w:pPr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main(String[] args) {  </w:t>
      </w:r>
    </w:p>
    <w:p w14:paraId="62AD04A6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Initialization obj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Initialization();  </w:t>
      </w:r>
    </w:p>
    <w:p w14:paraId="22985290">
      <w:pPr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sz w:val="18"/>
          <w:szCs w:val="18"/>
        </w:rPr>
        <w:t>//基本类型成员变量有初值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48A41443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"The initial value of boolean variable is "</w:t>
      </w:r>
      <w:r>
        <w:rPr>
          <w:rFonts w:ascii="Consolas" w:hAnsi="Consolas" w:eastAsia="宋体" w:cs="宋体"/>
          <w:color w:val="000000"/>
          <w:sz w:val="18"/>
          <w:szCs w:val="18"/>
        </w:rPr>
        <w:t> + obj.v1);  </w:t>
      </w:r>
    </w:p>
    <w:p w14:paraId="59AA1FC9">
      <w:pPr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"The initial value of byte variable is "</w:t>
      </w:r>
      <w:r>
        <w:rPr>
          <w:rFonts w:ascii="Consolas" w:hAnsi="Consolas" w:eastAsia="宋体" w:cs="宋体"/>
          <w:color w:val="000000"/>
          <w:sz w:val="18"/>
          <w:szCs w:val="18"/>
        </w:rPr>
        <w:t> + obj.v2);  </w:t>
      </w:r>
    </w:p>
    <w:p w14:paraId="6E924CDD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"The initial value of char variable is "</w:t>
      </w:r>
      <w:r>
        <w:rPr>
          <w:rFonts w:ascii="Consolas" w:hAnsi="Consolas" w:eastAsia="宋体" w:cs="宋体"/>
          <w:color w:val="000000"/>
          <w:sz w:val="18"/>
          <w:szCs w:val="18"/>
        </w:rPr>
        <w:t> + obj.v3); </w:t>
      </w:r>
      <w:r>
        <w:rPr>
          <w:rFonts w:ascii="Consolas" w:hAnsi="Consolas" w:eastAsia="宋体" w:cs="宋体"/>
          <w:color w:val="008200"/>
          <w:sz w:val="18"/>
          <w:szCs w:val="18"/>
        </w:rPr>
        <w:t>//\u0000 space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7D9BBB3C">
      <w:pPr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"The initial value of double variable is "</w:t>
      </w:r>
      <w:r>
        <w:rPr>
          <w:rFonts w:ascii="Consolas" w:hAnsi="Consolas" w:eastAsia="宋体" w:cs="宋体"/>
          <w:color w:val="000000"/>
          <w:sz w:val="18"/>
          <w:szCs w:val="18"/>
        </w:rPr>
        <w:t> + obj.v4);  </w:t>
      </w:r>
    </w:p>
    <w:p w14:paraId="5A6ADDDD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"The initial value of float variable is "</w:t>
      </w:r>
      <w:r>
        <w:rPr>
          <w:rFonts w:ascii="Consolas" w:hAnsi="Consolas" w:eastAsia="宋体" w:cs="宋体"/>
          <w:color w:val="000000"/>
          <w:sz w:val="18"/>
          <w:szCs w:val="18"/>
        </w:rPr>
        <w:t> + obj.v5);  </w:t>
      </w:r>
    </w:p>
    <w:p w14:paraId="50CE44DF">
      <w:pPr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"The initial value of int variable is "</w:t>
      </w:r>
      <w:r>
        <w:rPr>
          <w:rFonts w:ascii="Consolas" w:hAnsi="Consolas" w:eastAsia="宋体" w:cs="宋体"/>
          <w:color w:val="000000"/>
          <w:sz w:val="18"/>
          <w:szCs w:val="18"/>
        </w:rPr>
        <w:t> + obj.v6);  </w:t>
      </w:r>
    </w:p>
    <w:p w14:paraId="1434F3D5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"The initial value of long variable is "</w:t>
      </w:r>
      <w:r>
        <w:rPr>
          <w:rFonts w:ascii="Consolas" w:hAnsi="Consolas" w:eastAsia="宋体" w:cs="宋体"/>
          <w:color w:val="000000"/>
          <w:sz w:val="18"/>
          <w:szCs w:val="18"/>
        </w:rPr>
        <w:t> + obj.v7);  </w:t>
      </w:r>
    </w:p>
    <w:p w14:paraId="4E7AFD88">
      <w:pPr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"The initial value of short variable is "</w:t>
      </w:r>
      <w:r>
        <w:rPr>
          <w:rFonts w:ascii="Consolas" w:hAnsi="Consolas" w:eastAsia="宋体" w:cs="宋体"/>
          <w:color w:val="000000"/>
          <w:sz w:val="18"/>
          <w:szCs w:val="18"/>
        </w:rPr>
        <w:t> + obj.v8);  </w:t>
      </w:r>
    </w:p>
    <w:p w14:paraId="5F5D2B5D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sz w:val="18"/>
          <w:szCs w:val="18"/>
        </w:rPr>
        <w:t>//对象成员变量无初值是null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14556A47">
      <w:pPr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"The initial value of String variable is "</w:t>
      </w:r>
      <w:r>
        <w:rPr>
          <w:rFonts w:ascii="Consolas" w:hAnsi="Consolas" w:eastAsia="宋体" w:cs="宋体"/>
          <w:color w:val="000000"/>
          <w:sz w:val="18"/>
          <w:szCs w:val="18"/>
        </w:rPr>
        <w:t> + obj.v9);  </w:t>
      </w:r>
    </w:p>
    <w:p w14:paraId="2BDAD0F4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  </w:t>
      </w:r>
    </w:p>
    <w:p w14:paraId="048EEC19">
      <w:pPr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a;  </w:t>
      </w:r>
    </w:p>
    <w:p w14:paraId="7A042B2F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8200"/>
          <w:sz w:val="18"/>
          <w:szCs w:val="18"/>
        </w:rPr>
        <w:t>//      System.out.println(a);  //error, a 没有初始化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0CF99B72">
      <w:pPr>
        <w:numPr>
          <w:ilvl w:val="0"/>
          <w:numId w:val="17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5ECD1125">
      <w:pPr>
        <w:numPr>
          <w:ilvl w:val="0"/>
          <w:numId w:val="17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 </w:t>
      </w:r>
    </w:p>
    <w:p w14:paraId="7C17A323"/>
    <w:p w14:paraId="31DA68BB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这个程序定义了v1-v8共8个基本类型变量和v9 对象变量。注意到这9个变量只有定义，但没有初始化。第11-20行依次把这9个变量输出，输出的结果正如上段所言，即：</w:t>
      </w:r>
    </w:p>
    <w:p w14:paraId="22F0A0E2">
      <w:pPr>
        <w:pStyle w:val="42"/>
        <w:numPr>
          <w:ilvl w:val="0"/>
          <w:numId w:val="18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基本类型成员变量。short、int、long，三个数字默认都是0；boolean默认是false；char就是\u0000，相当于是一个空格；byte是0；float是0.0；double也都是0.0；</w:t>
      </w:r>
    </w:p>
    <w:p w14:paraId="0458B481">
      <w:pPr>
        <w:pStyle w:val="42"/>
        <w:numPr>
          <w:ilvl w:val="0"/>
          <w:numId w:val="18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对象类型成员变量，全部为null，空值。</w:t>
      </w:r>
    </w:p>
    <w:p w14:paraId="5A116764">
      <w:pPr>
        <w:spacing w:line="360" w:lineRule="auto"/>
        <w:rPr>
          <w:rFonts w:eastAsia="宋体"/>
        </w:rPr>
      </w:pPr>
      <w:r>
        <w:rPr>
          <w:rFonts w:eastAsia="宋体"/>
        </w:rPr>
        <w:t>另外，再关注下第22行。第22行定义了一个int变量(函数局部变量)，这个时候，把23行打开，报错，会提示：局部变量a没有被初始化。换句话说，函数内部定义的临时变量，没有初始化，是没有默认值的，而在类成员里面，没有初始化，它是有默认值的，请记住这个区别。当然，从软件质量角度出发，最好是定义变量的时候就完成初始化，这样更严谨，程序不容易出错。</w:t>
      </w:r>
    </w:p>
    <w:p w14:paraId="68B85FD0">
      <w:pPr>
        <w:pStyle w:val="3"/>
      </w:pPr>
      <w:bookmarkStart w:id="47" w:name="_Toc15334"/>
      <w:bookmarkStart w:id="48" w:name="_Toc165323610"/>
      <w:bookmarkStart w:id="49" w:name="_Toc26704"/>
      <w:bookmarkStart w:id="50" w:name="_Toc79561151"/>
      <w:r>
        <w:rPr>
          <w:rFonts w:hint="eastAsia"/>
        </w:rPr>
        <w:t>构造方法</w:t>
      </w:r>
      <w:bookmarkEnd w:id="47"/>
      <w:bookmarkEnd w:id="48"/>
      <w:bookmarkEnd w:id="49"/>
      <w:bookmarkEnd w:id="50"/>
    </w:p>
    <w:p w14:paraId="04408B67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上节学习了类的定义和对象生成。在对象生成的时候，成员变量是有默认值的，但基本是0或者空值。如果希望定制一些对象，即对象在创建时就可以赋不同值，那就需要通过本节课介绍的构造方法来进行。</w:t>
      </w:r>
    </w:p>
    <w:p w14:paraId="3B30A3EB">
      <w:pPr>
        <w:pStyle w:val="4"/>
        <w:rPr>
          <w:rFonts w:eastAsia="宋体"/>
        </w:rPr>
      </w:pPr>
      <w:bookmarkStart w:id="51" w:name="_Toc165323611"/>
      <w:bookmarkStart w:id="52" w:name="_Toc29512"/>
      <w:bookmarkStart w:id="53" w:name="_Toc5632"/>
      <w:r>
        <w:rPr>
          <w:rFonts w:eastAsia="宋体"/>
        </w:rPr>
        <w:t>4.3.1 构造方法的定义</w:t>
      </w:r>
      <w:bookmarkEnd w:id="51"/>
      <w:bookmarkEnd w:id="52"/>
      <w:bookmarkEnd w:id="53"/>
    </w:p>
    <w:p w14:paraId="540D3C5F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构造方法，顾名思义即对象的构造方法，其英文名constructor。它是一个“特殊”的方法。可以通过以下示例来初步了解构造方法。</w:t>
      </w:r>
    </w:p>
    <w:p w14:paraId="1AD1E5BA">
      <w:pPr>
        <w:numPr>
          <w:ilvl w:val="0"/>
          <w:numId w:val="19"/>
        </w:numPr>
        <w:pBdr>
          <w:left w:val="single" w:color="6CE26C" w:sz="18" w:space="0"/>
        </w:pBdr>
        <w:shd w:val="clear" w:color="auto" w:fill="FFFFFF"/>
        <w:spacing w:before="312" w:beforeLines="100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A {  </w:t>
      </w:r>
    </w:p>
    <w:p w14:paraId="0166C28D">
      <w:pPr>
        <w:numPr>
          <w:ilvl w:val="0"/>
          <w:numId w:val="19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id;  </w:t>
      </w:r>
    </w:p>
    <w:p w14:paraId="5E42549E">
      <w:pPr>
        <w:numPr>
          <w:ilvl w:val="0"/>
          <w:numId w:val="19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</w:t>
      </w:r>
    </w:p>
    <w:p w14:paraId="31B5107C">
      <w:pPr>
        <w:numPr>
          <w:ilvl w:val="0"/>
          <w:numId w:val="19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sz w:val="18"/>
          <w:szCs w:val="18"/>
        </w:rPr>
        <w:t>//带一个形参的构造函数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0A46373F">
      <w:pPr>
        <w:numPr>
          <w:ilvl w:val="0"/>
          <w:numId w:val="19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A(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id2) {  </w:t>
      </w:r>
    </w:p>
    <w:p w14:paraId="42C22954">
      <w:pPr>
        <w:numPr>
          <w:ilvl w:val="0"/>
          <w:numId w:val="19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id = id2;  </w:t>
      </w:r>
    </w:p>
    <w:p w14:paraId="2DB85342">
      <w:pPr>
        <w:numPr>
          <w:ilvl w:val="0"/>
          <w:numId w:val="19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135ED95B">
      <w:pPr>
        <w:numPr>
          <w:ilvl w:val="0"/>
          <w:numId w:val="19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 </w:t>
      </w:r>
    </w:p>
    <w:p w14:paraId="38C52B63">
      <w:pPr>
        <w:spacing w:line="360" w:lineRule="auto"/>
        <w:ind w:firstLine="480" w:firstLineChars="200"/>
      </w:pPr>
    </w:p>
    <w:p w14:paraId="7F1E38B2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上面代码定义了一个类A，其有一个成员变量id。程序第5行，public A（int id2），在这个方法里面，把id2复制给id。程序第5行就是构造方法。那么使用这个构造方法，就需要给它提供参数。例如下面代码创造两个对象，分别赋予不同值：</w:t>
      </w:r>
    </w:p>
    <w:p w14:paraId="45720CA9">
      <w:pPr>
        <w:numPr>
          <w:ilvl w:val="0"/>
          <w:numId w:val="20"/>
        </w:numPr>
        <w:pBdr>
          <w:left w:val="single" w:color="6CE26C" w:sz="18" w:space="0"/>
        </w:pBdr>
        <w:shd w:val="clear" w:color="auto" w:fill="FFFFFF"/>
        <w:spacing w:before="312" w:beforeLines="100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A obj1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(</w:t>
      </w:r>
      <w:r>
        <w:rPr>
          <w:rFonts w:ascii="Consolas" w:hAnsi="Consolas" w:eastAsia="宋体" w:cs="宋体"/>
          <w:color w:val="C00000"/>
          <w:sz w:val="18"/>
          <w:szCs w:val="18"/>
        </w:rPr>
        <w:t>5</w:t>
      </w:r>
      <w:r>
        <w:rPr>
          <w:rFonts w:ascii="Consolas" w:hAnsi="Consolas" w:eastAsia="宋体" w:cs="宋体"/>
          <w:color w:val="000000"/>
          <w:sz w:val="18"/>
          <w:szCs w:val="18"/>
        </w:rPr>
        <w:t>);  </w:t>
      </w:r>
    </w:p>
    <w:p w14:paraId="435C7CF2">
      <w:pPr>
        <w:numPr>
          <w:ilvl w:val="0"/>
          <w:numId w:val="20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A obj2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(</w:t>
      </w:r>
      <w:r>
        <w:rPr>
          <w:rFonts w:ascii="Consolas" w:hAnsi="Consolas" w:eastAsia="宋体" w:cs="宋体"/>
          <w:color w:val="C00000"/>
          <w:sz w:val="18"/>
          <w:szCs w:val="18"/>
        </w:rPr>
        <w:t>10</w:t>
      </w:r>
      <w:r>
        <w:rPr>
          <w:rFonts w:ascii="Consolas" w:hAnsi="Consolas" w:eastAsia="宋体" w:cs="宋体"/>
          <w:color w:val="000000"/>
          <w:sz w:val="18"/>
          <w:szCs w:val="18"/>
        </w:rPr>
        <w:t>); </w:t>
      </w:r>
    </w:p>
    <w:p w14:paraId="4E3229AD">
      <w:pPr>
        <w:spacing w:after="156" w:afterLines="50"/>
      </w:pPr>
      <w:bookmarkStart w:id="54" w:name="_Toc17005"/>
      <w:bookmarkStart w:id="55" w:name="_Toc24951"/>
    </w:p>
    <w:p w14:paraId="7575C2E9">
      <w:pPr>
        <w:pStyle w:val="4"/>
        <w:spacing w:before="0"/>
      </w:pPr>
      <w:bookmarkStart w:id="56" w:name="_Toc165323612"/>
      <w:r>
        <w:rPr>
          <w:rFonts w:hint="eastAsia"/>
        </w:rPr>
        <w:t>4</w:t>
      </w:r>
      <w:r>
        <w:t>.3.2</w:t>
      </w:r>
      <w:r>
        <w:rPr>
          <w:rFonts w:hint="eastAsia" w:ascii="宋体" w:hAnsi="宋体" w:eastAsia="宋体" w:cs="宋体"/>
        </w:rPr>
        <w:t xml:space="preserve"> 构造方法规则</w:t>
      </w:r>
      <w:bookmarkEnd w:id="54"/>
      <w:bookmarkEnd w:id="55"/>
      <w:bookmarkEnd w:id="56"/>
    </w:p>
    <w:p w14:paraId="41C36885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观察上述构造方法定义和调用，结合以前所学的，就可以发现一些Java构造方法的定义的基本规则，具体有：</w:t>
      </w:r>
    </w:p>
    <w:p w14:paraId="008D842C">
      <w:pPr>
        <w:pStyle w:val="42"/>
        <w:numPr>
          <w:ilvl w:val="0"/>
          <w:numId w:val="21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类名和构造方法名，它们必须是完全一样的，包括大小写。</w:t>
      </w:r>
    </w:p>
    <w:p w14:paraId="501434E5">
      <w:pPr>
        <w:pStyle w:val="42"/>
        <w:numPr>
          <w:ilvl w:val="0"/>
          <w:numId w:val="21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构造方法是没有返回值的，也不能写void，如果写void，那就不是构造方法，而是普通方法。</w:t>
      </w:r>
    </w:p>
    <w:p w14:paraId="323E15C7">
      <w:pPr>
        <w:pStyle w:val="42"/>
        <w:numPr>
          <w:ilvl w:val="0"/>
          <w:numId w:val="21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构造函数的前缀可以是public的，也可以是private的，甚至不写，这些都是允许的。</w:t>
      </w:r>
    </w:p>
    <w:p w14:paraId="12D63768">
      <w:pPr>
        <w:pStyle w:val="42"/>
        <w:numPr>
          <w:ilvl w:val="0"/>
          <w:numId w:val="21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一个类可以没有构造函数，也可以同时有多个构造函数，但是它们的参数必须有所不同。</w:t>
      </w:r>
    </w:p>
    <w:p w14:paraId="3F184887">
      <w:pPr>
        <w:pStyle w:val="42"/>
        <w:numPr>
          <w:ilvl w:val="0"/>
          <w:numId w:val="21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子类的构造方法，第一句话都默认调用父类的无参数构造方法，或者程序员指定调用父类的构造方法。这一条将在第5章进行解释。此处列出，保持构造方法规则的完整性。</w:t>
      </w:r>
    </w:p>
    <w:p w14:paraId="21A34247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再次解释下上述的第四条规则。事实上，每一个Java类，都必须有构造方法，否则对象是没法创建的。如果程序没有显式定义构造方法，如下代码所示，那么Java编译器会自动为该类产生一个空的无参构造方法，即如代码所示。但是，程序员自行添加了构造方法，编译器就不会自动创建空的无参构造方法了。编译器认为程序员知晓构造方法的作用，就不会越俎代庖了。</w:t>
      </w:r>
    </w:p>
    <w:p w14:paraId="0F327277">
      <w:pPr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before="312" w:beforeLines="100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A  </w:t>
      </w:r>
    </w:p>
    <w:p w14:paraId="1D5DFC73">
      <w:pPr>
        <w:numPr>
          <w:ilvl w:val="0"/>
          <w:numId w:val="22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{  </w:t>
      </w:r>
    </w:p>
    <w:p w14:paraId="39AA8A9D">
      <w:pPr>
        <w:numPr>
          <w:ilvl w:val="0"/>
          <w:numId w:val="22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 </w:t>
      </w:r>
    </w:p>
    <w:p w14:paraId="5E9483C6">
      <w:pPr>
        <w:spacing w:line="360" w:lineRule="auto"/>
      </w:pPr>
    </w:p>
    <w:p w14:paraId="02901B80">
      <w:pPr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A  </w:t>
      </w:r>
    </w:p>
    <w:p w14:paraId="6D7BA56F">
      <w:pPr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{  </w:t>
      </w:r>
    </w:p>
    <w:p w14:paraId="3B868C69">
      <w:pPr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A()  </w:t>
      </w:r>
    </w:p>
    <w:p w14:paraId="33C57714">
      <w:pPr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{  </w:t>
      </w:r>
    </w:p>
    <w:p w14:paraId="3976196D">
      <w:pPr>
        <w:numPr>
          <w:ilvl w:val="0"/>
          <w:numId w:val="23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02BA384D">
      <w:pPr>
        <w:numPr>
          <w:ilvl w:val="0"/>
          <w:numId w:val="23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 </w:t>
      </w:r>
    </w:p>
    <w:p w14:paraId="3D0EA350">
      <w:pPr>
        <w:spacing w:line="360" w:lineRule="auto"/>
      </w:pPr>
    </w:p>
    <w:p w14:paraId="759BF686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第四条规则还有半句：一个类可以有多个构造方法，只要它们的形参列表不相同即可。这个道理实际上就和方法的重载(overload，见2.4节)是一样的，就是构造方法名相同，形参的列表不相同。在创建对象的时候，程序将根据实参的内容，自动匹配相应的构造方法。如果匹配挑不到，那么就报错。</w:t>
      </w:r>
    </w:p>
    <w:p w14:paraId="7B4D67F0">
      <w:pPr>
        <w:spacing w:line="360" w:lineRule="auto"/>
        <w:ind w:firstLine="480" w:firstLineChars="200"/>
        <w:rPr>
          <w:rFonts w:eastAsia="宋体"/>
        </w:rPr>
      </w:pPr>
      <w:bookmarkStart w:id="57" w:name="OLE_LINK378"/>
      <w:bookmarkStart w:id="58" w:name="OLE_LINK377"/>
      <w:r>
        <w:rPr>
          <w:rFonts w:eastAsia="宋体"/>
        </w:rPr>
        <w:t>接下来，通过ConstructorTest</w:t>
      </w:r>
      <w:bookmarkEnd w:id="57"/>
      <w:bookmarkEnd w:id="58"/>
      <w:r>
        <w:rPr>
          <w:rFonts w:eastAsia="宋体"/>
        </w:rPr>
        <w:t>例子来理解多个构造方法。</w:t>
      </w:r>
    </w:p>
    <w:p w14:paraId="63996CBA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before="312" w:beforeLines="100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MyPairNumber  </w:t>
      </w:r>
    </w:p>
    <w:p w14:paraId="0FED163B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{  </w:t>
      </w:r>
    </w:p>
    <w:p w14:paraId="157A962D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m;  </w:t>
      </w:r>
    </w:p>
    <w:p w14:paraId="1ADFED6E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n;  </w:t>
      </w:r>
    </w:p>
    <w:p w14:paraId="1BA44777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MyPairNumber()  </w:t>
      </w:r>
    </w:p>
    <w:p w14:paraId="0856640B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{  </w:t>
      </w:r>
    </w:p>
    <w:p w14:paraId="7548BC3B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m = </w:t>
      </w:r>
      <w:r>
        <w:rPr>
          <w:rFonts w:ascii="Consolas" w:hAnsi="Consolas" w:eastAsia="宋体" w:cs="宋体"/>
          <w:color w:val="C00000"/>
          <w:sz w:val="18"/>
          <w:szCs w:val="18"/>
        </w:rPr>
        <w:t>0</w:t>
      </w:r>
      <w:r>
        <w:rPr>
          <w:rFonts w:ascii="Consolas" w:hAnsi="Consolas" w:eastAsia="宋体" w:cs="宋体"/>
          <w:color w:val="000000"/>
          <w:sz w:val="18"/>
          <w:szCs w:val="18"/>
        </w:rPr>
        <w:t>;  </w:t>
      </w:r>
    </w:p>
    <w:p w14:paraId="026A1328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n = </w:t>
      </w:r>
      <w:r>
        <w:rPr>
          <w:rFonts w:ascii="Consolas" w:hAnsi="Consolas" w:eastAsia="宋体" w:cs="宋体"/>
          <w:color w:val="C00000"/>
          <w:sz w:val="18"/>
          <w:szCs w:val="18"/>
        </w:rPr>
        <w:t>0</w:t>
      </w:r>
      <w:r>
        <w:rPr>
          <w:rFonts w:ascii="Consolas" w:hAnsi="Consolas" w:eastAsia="宋体" w:cs="宋体"/>
          <w:color w:val="000000"/>
          <w:sz w:val="18"/>
          <w:szCs w:val="18"/>
        </w:rPr>
        <w:t>;  </w:t>
      </w:r>
    </w:p>
    <w:p w14:paraId="3A6D926A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1896BEC9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MyPairNumber(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a)  </w:t>
      </w:r>
    </w:p>
    <w:p w14:paraId="6A21DA11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{  </w:t>
      </w:r>
    </w:p>
    <w:p w14:paraId="2FB7AF18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m = a;  </w:t>
      </w:r>
    </w:p>
    <w:p w14:paraId="34C4FB4B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n = </w:t>
      </w:r>
      <w:r>
        <w:rPr>
          <w:rFonts w:ascii="Consolas" w:hAnsi="Consolas" w:eastAsia="宋体" w:cs="宋体"/>
          <w:color w:val="C00000"/>
          <w:sz w:val="18"/>
          <w:szCs w:val="18"/>
        </w:rPr>
        <w:t>0</w:t>
      </w:r>
      <w:r>
        <w:rPr>
          <w:rFonts w:ascii="Consolas" w:hAnsi="Consolas" w:eastAsia="宋体" w:cs="宋体"/>
          <w:color w:val="000000"/>
          <w:sz w:val="18"/>
          <w:szCs w:val="18"/>
        </w:rPr>
        <w:t>;  </w:t>
      </w:r>
    </w:p>
    <w:p w14:paraId="03E94258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26A2D222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MyPairNumber(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a,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b)  </w:t>
      </w:r>
    </w:p>
    <w:p w14:paraId="4F64239D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{  </w:t>
      </w:r>
    </w:p>
    <w:p w14:paraId="4FB71FE4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m = a;  </w:t>
      </w:r>
    </w:p>
    <w:p w14:paraId="3F4F5036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n = b;  </w:t>
      </w:r>
    </w:p>
    <w:p w14:paraId="60C4EE0C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   </w:t>
      </w:r>
    </w:p>
    <w:p w14:paraId="7DED38AB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 </w:t>
      </w:r>
    </w:p>
    <w:p w14:paraId="10A3F10F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ConstructorTest {  </w:t>
      </w:r>
    </w:p>
    <w:p w14:paraId="7C638684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112C6D64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main(String[] args) {  </w:t>
      </w:r>
    </w:p>
    <w:p w14:paraId="706D5D7B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MyPairNumber obj1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MyPairNumber();  </w:t>
      </w:r>
    </w:p>
    <w:p w14:paraId="2EA834D1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MyPairNumber obj2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MyPairNumber(</w:t>
      </w:r>
      <w:r>
        <w:rPr>
          <w:rFonts w:ascii="Consolas" w:hAnsi="Consolas" w:eastAsia="宋体" w:cs="宋体"/>
          <w:color w:val="C00000"/>
          <w:sz w:val="18"/>
          <w:szCs w:val="18"/>
        </w:rPr>
        <w:t>5</w:t>
      </w:r>
      <w:r>
        <w:rPr>
          <w:rFonts w:ascii="Consolas" w:hAnsi="Consolas" w:eastAsia="宋体" w:cs="宋体"/>
          <w:color w:val="000000"/>
          <w:sz w:val="18"/>
          <w:szCs w:val="18"/>
        </w:rPr>
        <w:t>);  </w:t>
      </w:r>
    </w:p>
    <w:p w14:paraId="05FEF698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MyPairNumber obj3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MyPairNumber(</w:t>
      </w:r>
      <w:r>
        <w:rPr>
          <w:rFonts w:ascii="Consolas" w:hAnsi="Consolas" w:eastAsia="宋体" w:cs="宋体"/>
          <w:color w:val="C00000"/>
          <w:sz w:val="18"/>
          <w:szCs w:val="18"/>
        </w:rPr>
        <w:t>10</w:t>
      </w:r>
      <w:r>
        <w:rPr>
          <w:rFonts w:ascii="Consolas" w:hAnsi="Consolas" w:eastAsia="宋体" w:cs="宋体"/>
          <w:color w:val="000000"/>
          <w:sz w:val="18"/>
          <w:szCs w:val="18"/>
        </w:rPr>
        <w:t>,</w:t>
      </w:r>
      <w:r>
        <w:rPr>
          <w:rFonts w:ascii="Consolas" w:hAnsi="Consolas" w:eastAsia="宋体" w:cs="宋体"/>
          <w:color w:val="C00000"/>
          <w:sz w:val="18"/>
          <w:szCs w:val="18"/>
        </w:rPr>
        <w:t>20</w:t>
      </w:r>
      <w:r>
        <w:rPr>
          <w:rFonts w:ascii="Consolas" w:hAnsi="Consolas" w:eastAsia="宋体" w:cs="宋体"/>
          <w:color w:val="000000"/>
          <w:sz w:val="18"/>
          <w:szCs w:val="18"/>
        </w:rPr>
        <w:t>);  </w:t>
      </w:r>
    </w:p>
    <w:p w14:paraId="2146CF55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"obj1 has "</w:t>
      </w:r>
      <w:r>
        <w:rPr>
          <w:rFonts w:ascii="Consolas" w:hAnsi="Consolas" w:eastAsia="宋体" w:cs="宋体"/>
          <w:color w:val="000000"/>
          <w:sz w:val="18"/>
          <w:szCs w:val="18"/>
        </w:rPr>
        <w:t> + obj1.m + </w:t>
      </w:r>
      <w:r>
        <w:rPr>
          <w:rFonts w:ascii="Consolas" w:hAnsi="Consolas" w:eastAsia="宋体" w:cs="宋体"/>
          <w:color w:val="0000FF"/>
          <w:sz w:val="18"/>
          <w:szCs w:val="18"/>
        </w:rPr>
        <w:t>","</w:t>
      </w:r>
      <w:r>
        <w:rPr>
          <w:rFonts w:ascii="Consolas" w:hAnsi="Consolas" w:eastAsia="宋体" w:cs="宋体"/>
          <w:color w:val="000000"/>
          <w:sz w:val="18"/>
          <w:szCs w:val="18"/>
        </w:rPr>
        <w:t> + obj1.n);  </w:t>
      </w:r>
    </w:p>
    <w:p w14:paraId="348CA681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"obj2 has "</w:t>
      </w:r>
      <w:r>
        <w:rPr>
          <w:rFonts w:ascii="Consolas" w:hAnsi="Consolas" w:eastAsia="宋体" w:cs="宋体"/>
          <w:color w:val="000000"/>
          <w:sz w:val="18"/>
          <w:szCs w:val="18"/>
        </w:rPr>
        <w:t> + obj2.m + </w:t>
      </w:r>
      <w:r>
        <w:rPr>
          <w:rFonts w:ascii="Consolas" w:hAnsi="Consolas" w:eastAsia="宋体" w:cs="宋体"/>
          <w:color w:val="0000FF"/>
          <w:sz w:val="18"/>
          <w:szCs w:val="18"/>
        </w:rPr>
        <w:t>","</w:t>
      </w:r>
      <w:r>
        <w:rPr>
          <w:rFonts w:ascii="Consolas" w:hAnsi="Consolas" w:eastAsia="宋体" w:cs="宋体"/>
          <w:color w:val="000000"/>
          <w:sz w:val="18"/>
          <w:szCs w:val="18"/>
        </w:rPr>
        <w:t> + obj2.n);  </w:t>
      </w:r>
    </w:p>
    <w:p w14:paraId="12DC664D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"obj3 has "</w:t>
      </w:r>
      <w:r>
        <w:rPr>
          <w:rFonts w:ascii="Consolas" w:hAnsi="Consolas" w:eastAsia="宋体" w:cs="宋体"/>
          <w:color w:val="000000"/>
          <w:sz w:val="18"/>
          <w:szCs w:val="18"/>
        </w:rPr>
        <w:t> + obj3.m + </w:t>
      </w:r>
      <w:r>
        <w:rPr>
          <w:rFonts w:ascii="Consolas" w:hAnsi="Consolas" w:eastAsia="宋体" w:cs="宋体"/>
          <w:color w:val="0000FF"/>
          <w:sz w:val="18"/>
          <w:szCs w:val="18"/>
        </w:rPr>
        <w:t>","</w:t>
      </w:r>
      <w:r>
        <w:rPr>
          <w:rFonts w:ascii="Consolas" w:hAnsi="Consolas" w:eastAsia="宋体" w:cs="宋体"/>
          <w:color w:val="000000"/>
          <w:sz w:val="18"/>
          <w:szCs w:val="18"/>
        </w:rPr>
        <w:t> + obj3.n);  </w:t>
      </w:r>
    </w:p>
    <w:p w14:paraId="2C4D5DBC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2F11ACE5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8200"/>
          <w:sz w:val="18"/>
          <w:szCs w:val="18"/>
        </w:rPr>
        <w:t>//       </w:t>
      </w:r>
      <w:ins w:id="0" w:author="ABU" w:date="2025-03-11T20:45:19Z">
        <w:r>
          <w:rPr>
            <w:rFonts w:ascii="Consolas" w:hAnsi="Consolas" w:eastAsia="宋体" w:cs="宋体"/>
            <w:color w:val="000000"/>
            <w:sz w:val="18"/>
            <w:szCs w:val="18"/>
          </w:rPr>
          <w:t>MyPairNumber</w:t>
        </w:r>
      </w:ins>
      <w:r>
        <w:rPr>
          <w:rFonts w:ascii="Consolas" w:hAnsi="Consolas" w:eastAsia="宋体" w:cs="宋体"/>
          <w:color w:val="008200"/>
          <w:sz w:val="18"/>
          <w:szCs w:val="18"/>
        </w:rPr>
        <w:t> a = new </w:t>
      </w:r>
      <w:ins w:id="1" w:author="ABU" w:date="2025-03-11T20:45:24Z">
        <w:r>
          <w:rPr>
            <w:rFonts w:ascii="Consolas" w:hAnsi="Consolas" w:eastAsia="宋体" w:cs="宋体"/>
            <w:color w:val="000000"/>
            <w:sz w:val="18"/>
            <w:szCs w:val="18"/>
          </w:rPr>
          <w:t>MyPairNumber</w:t>
        </w:r>
      </w:ins>
      <w:del w:id="2" w:author="ABU" w:date="2025-03-11T20:45:23Z">
        <w:r>
          <w:rPr>
            <w:rFonts w:ascii="Consolas" w:hAnsi="Consolas" w:eastAsia="宋体" w:cs="宋体"/>
            <w:color w:val="008200"/>
            <w:sz w:val="18"/>
            <w:szCs w:val="18"/>
          </w:rPr>
          <w:delText>A</w:delText>
        </w:r>
      </w:del>
      <w:r>
        <w:rPr>
          <w:rFonts w:ascii="Consolas" w:hAnsi="Consolas" w:eastAsia="宋体" w:cs="宋体"/>
          <w:color w:val="008200"/>
          <w:sz w:val="18"/>
          <w:szCs w:val="18"/>
        </w:rPr>
        <w:t>();  //error, </w:t>
      </w:r>
      <w:ins w:id="3" w:author="ABU" w:date="2025-03-11T20:45:29Z">
        <w:r>
          <w:rPr>
            <w:rFonts w:ascii="Consolas" w:hAnsi="Consolas" w:eastAsia="宋体" w:cs="宋体"/>
            <w:color w:val="000000"/>
            <w:sz w:val="18"/>
            <w:szCs w:val="18"/>
          </w:rPr>
          <w:t>MyPairNumber</w:t>
        </w:r>
      </w:ins>
      <w:del w:id="4" w:author="ABU" w:date="2025-03-11T20:45:29Z">
        <w:bookmarkStart w:id="77" w:name="_GoBack"/>
        <w:bookmarkEnd w:id="77"/>
        <w:r>
          <w:rPr>
            <w:rFonts w:ascii="Consolas" w:hAnsi="Consolas" w:eastAsia="宋体" w:cs="宋体"/>
            <w:color w:val="008200"/>
            <w:sz w:val="18"/>
            <w:szCs w:val="18"/>
          </w:rPr>
          <w:delText>A</w:delText>
        </w:r>
      </w:del>
      <w:r>
        <w:rPr>
          <w:rFonts w:ascii="Consolas" w:hAnsi="Consolas" w:eastAsia="宋体" w:cs="宋体"/>
          <w:color w:val="008200"/>
          <w:sz w:val="18"/>
          <w:szCs w:val="18"/>
        </w:rPr>
        <w:t>类中没有无参数的构造函数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54229E7D">
      <w:pPr>
        <w:numPr>
          <w:ilvl w:val="0"/>
          <w:numId w:val="24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4F26FE52">
      <w:pPr>
        <w:numPr>
          <w:ilvl w:val="0"/>
          <w:numId w:val="24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 </w:t>
      </w:r>
    </w:p>
    <w:p w14:paraId="25F7729F">
      <w:pPr>
        <w:spacing w:line="360" w:lineRule="auto"/>
        <w:ind w:firstLine="480" w:firstLineChars="200"/>
      </w:pPr>
    </w:p>
    <w:p w14:paraId="20F507A5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此处为了方便展示，把两个class写在一个文件里面。注意正常编程不能把两个class写在一个文件里。多个class放在同一个文件，违背程序编程的基本标准。注意到在这个文件里面，只有ConstructTest</w:t>
      </w:r>
      <w:r>
        <w:rPr>
          <w:rFonts w:eastAsia="宋体"/>
          <w:color w:val="000000"/>
          <w:sz w:val="18"/>
          <w:szCs w:val="18"/>
        </w:rPr>
        <w:t> </w:t>
      </w:r>
      <w:r>
        <w:rPr>
          <w:rFonts w:eastAsia="宋体"/>
        </w:rPr>
        <w:t>类是public的，MyPairNumber类是没有public的，这是可以的。可以看到，MyPairNumber定义了3个构造方法，分别位于第5行、第10行、第15行，第一个是无参的，第二个是一个参数的，第三个是两个参数的。接下来再分析ConstructorTest类。程序24-26行同样创建了三个对象，分别调用MyPairNumber的三个构造方法。最重要的是方法的实参和形参必须相应地匹配。如果实参和形参不匹配的话，就会报错。例如，如果运行程序第31行注释的代码，它将调用无参的构造方法，但是MyPairNumber没有无参的构造方法，编译器也不会自动产生无参的构造方法，所以，第31行就会报错。</w:t>
      </w:r>
    </w:p>
    <w:p w14:paraId="7332FC29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以上详细分析了构造方法的规则。构造方法是对象创建的基本法，因此，要谨慎定义构造方法，避免因为参数不匹配导致对象构造失败。</w:t>
      </w:r>
    </w:p>
    <w:p w14:paraId="0600AC15">
      <w:pPr>
        <w:pStyle w:val="4"/>
        <w:rPr>
          <w:rFonts w:eastAsia="宋体"/>
        </w:rPr>
      </w:pPr>
      <w:bookmarkStart w:id="59" w:name="_Toc4116"/>
      <w:bookmarkStart w:id="60" w:name="_Toc165323613"/>
      <w:bookmarkStart w:id="61" w:name="_Toc27944"/>
      <w:r>
        <w:rPr>
          <w:rFonts w:eastAsia="宋体"/>
        </w:rPr>
        <w:t>4.3.3 变量的生命周期</w:t>
      </w:r>
      <w:bookmarkEnd w:id="59"/>
      <w:bookmarkEnd w:id="60"/>
      <w:bookmarkEnd w:id="61"/>
    </w:p>
    <w:p w14:paraId="62D6466B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上节通过new关键字来调用构造方法创建对象，那么一个自然的问题就产生了，即这个对象何时消亡。也就是变量的生命周期问题。变量管理非常重要，因为变量占用内存，进而影响程序运行效率。上节解释过，在内存空间定义一个变量，就像在房间里面放一个箱子。当房间里面的箱子越来越多，肯定会通行不畅，需要及时清理箱子，也就是将对象清除出内存空间。</w:t>
      </w:r>
    </w:p>
    <w:p w14:paraId="515857D4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一般来说，在面向对象编程语言中，创建对象依靠的是构造方法，消除对象则是析构方法。但是，Java有点特殊，只提供对象构造方法，却没有对象析构方法。因为Java觉得不适合让程序员做清除对象的工作，一是浪费精力，二是清除也不完整。因此，Java采用变量自动清除技术(又称垃圾自动回收技术)，在变量结束它的生命周期以后，开始对变量进行回收。</w:t>
      </w:r>
    </w:p>
    <w:p w14:paraId="452E3B81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那何谓变量生命周期呢？在程序里面定义了一个变量，这个变量就可以使用了，这也是它的生命周期的起点。那遇到包含这个变量定义的一个结束大括号“}”时，变量就结束它的生命周期。也就是说，它只能存活在包含它最近的一对大括号当中。</w:t>
      </w:r>
      <w:bookmarkStart w:id="62" w:name="OLE_LINK376"/>
      <w:bookmarkStart w:id="63" w:name="OLE_LINK375"/>
      <w:r>
        <w:rPr>
          <w:rFonts w:eastAsia="宋体"/>
        </w:rPr>
        <w:t>可以通过LifeCycleTest</w:t>
      </w:r>
      <w:bookmarkEnd w:id="62"/>
      <w:bookmarkEnd w:id="63"/>
      <w:r>
        <w:rPr>
          <w:rFonts w:eastAsia="宋体"/>
        </w:rPr>
        <w:t>.java程序来理解变量的生命周期。</w:t>
      </w:r>
    </w:p>
    <w:p w14:paraId="19AD9563">
      <w:pPr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before="312" w:beforeLines="100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LifeCycleTest {  </w:t>
      </w:r>
    </w:p>
    <w:p w14:paraId="3348C26B">
      <w:pPr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09575958">
      <w:pPr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main(String[] args) {  </w:t>
      </w:r>
    </w:p>
    <w:p w14:paraId="770B299B">
      <w:pPr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a=</w:t>
      </w:r>
      <w:r>
        <w:rPr>
          <w:rFonts w:ascii="Consolas" w:hAnsi="Consolas" w:eastAsia="宋体" w:cs="宋体"/>
          <w:color w:val="C00000"/>
          <w:sz w:val="18"/>
          <w:szCs w:val="18"/>
        </w:rPr>
        <w:t>0</w:t>
      </w:r>
      <w:r>
        <w:rPr>
          <w:rFonts w:ascii="Consolas" w:hAnsi="Consolas" w:eastAsia="宋体" w:cs="宋体"/>
          <w:color w:val="000000"/>
          <w:sz w:val="18"/>
          <w:szCs w:val="18"/>
        </w:rPr>
        <w:t>;  </w:t>
      </w:r>
      <w:r>
        <w:rPr>
          <w:rFonts w:ascii="Consolas" w:hAnsi="Consolas" w:eastAsia="宋体" w:cs="宋体"/>
          <w:color w:val="008200"/>
          <w:sz w:val="18"/>
          <w:szCs w:val="18"/>
        </w:rPr>
        <w:t>// a 在main函数中都是active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024818B2">
      <w:pPr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  </w:t>
      </w:r>
    </w:p>
    <w:p w14:paraId="22E82208">
      <w:pPr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sz w:val="18"/>
          <w:szCs w:val="18"/>
        </w:rPr>
        <w:t>//i只能活在for循环中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3E6E5DAF">
      <w:pPr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sz w:val="18"/>
          <w:szCs w:val="18"/>
        </w:rPr>
        <w:t>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i=</w:t>
      </w:r>
      <w:r>
        <w:rPr>
          <w:rFonts w:ascii="Consolas" w:hAnsi="Consolas" w:eastAsia="宋体" w:cs="宋体"/>
          <w:color w:val="C00000"/>
          <w:sz w:val="18"/>
          <w:szCs w:val="18"/>
        </w:rPr>
        <w:t>0</w:t>
      </w:r>
      <w:r>
        <w:rPr>
          <w:rFonts w:ascii="Consolas" w:hAnsi="Consolas" w:eastAsia="宋体" w:cs="宋体"/>
          <w:color w:val="000000"/>
          <w:sz w:val="18"/>
          <w:szCs w:val="18"/>
        </w:rPr>
        <w:t>; i&lt;</w:t>
      </w:r>
      <w:r>
        <w:rPr>
          <w:rFonts w:ascii="Consolas" w:hAnsi="Consolas" w:eastAsia="宋体" w:cs="宋体"/>
          <w:color w:val="C00000"/>
          <w:sz w:val="18"/>
          <w:szCs w:val="18"/>
        </w:rPr>
        <w:t>5</w:t>
      </w:r>
      <w:r>
        <w:rPr>
          <w:rFonts w:ascii="Consolas" w:hAnsi="Consolas" w:eastAsia="宋体" w:cs="宋体"/>
          <w:color w:val="000000"/>
          <w:sz w:val="18"/>
          <w:szCs w:val="18"/>
        </w:rPr>
        <w:t>; i++) {  </w:t>
      </w:r>
    </w:p>
    <w:p w14:paraId="2B0CC5B6">
      <w:pPr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k = </w:t>
      </w:r>
      <w:r>
        <w:rPr>
          <w:rFonts w:ascii="Consolas" w:hAnsi="Consolas" w:eastAsia="宋体" w:cs="宋体"/>
          <w:color w:val="C00000"/>
          <w:sz w:val="18"/>
          <w:szCs w:val="18"/>
        </w:rPr>
        <w:t>0</w:t>
      </w:r>
      <w:r>
        <w:rPr>
          <w:rFonts w:ascii="Consolas" w:hAnsi="Consolas" w:eastAsia="宋体" w:cs="宋体"/>
          <w:color w:val="000000"/>
          <w:sz w:val="18"/>
          <w:szCs w:val="18"/>
        </w:rPr>
        <w:t>;  </w:t>
      </w:r>
    </w:p>
    <w:p w14:paraId="2409A75E">
      <w:pPr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    k++;  </w:t>
      </w:r>
    </w:p>
    <w:p w14:paraId="2166893B">
      <w:pPr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}  </w:t>
      </w:r>
    </w:p>
    <w:p w14:paraId="75AB6C3B">
      <w:pPr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  </w:t>
      </w:r>
    </w:p>
    <w:p w14:paraId="4C63FE6E">
      <w:pPr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if</w:t>
      </w:r>
      <w:r>
        <w:rPr>
          <w:rFonts w:ascii="Consolas" w:hAnsi="Consolas" w:eastAsia="宋体" w:cs="宋体"/>
          <w:color w:val="000000"/>
          <w:sz w:val="18"/>
          <w:szCs w:val="18"/>
        </w:rPr>
        <w:t>(a&gt;</w:t>
      </w:r>
      <w:r>
        <w:rPr>
          <w:rFonts w:ascii="Consolas" w:hAnsi="Consolas" w:eastAsia="宋体" w:cs="宋体"/>
          <w:color w:val="C00000"/>
          <w:sz w:val="18"/>
          <w:szCs w:val="18"/>
        </w:rPr>
        <w:t>0</w:t>
      </w:r>
      <w:r>
        <w:rPr>
          <w:rFonts w:ascii="Consolas" w:hAnsi="Consolas" w:eastAsia="宋体" w:cs="宋体"/>
          <w:color w:val="000000"/>
          <w:sz w:val="18"/>
          <w:szCs w:val="18"/>
        </w:rPr>
        <w:t>) {  </w:t>
      </w:r>
    </w:p>
    <w:p w14:paraId="3324AA7D">
      <w:pPr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    Object obj1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Object();  </w:t>
      </w:r>
      <w:r>
        <w:rPr>
          <w:rFonts w:ascii="Consolas" w:hAnsi="Consolas" w:eastAsia="宋体" w:cs="宋体"/>
          <w:color w:val="008200"/>
          <w:sz w:val="18"/>
          <w:szCs w:val="18"/>
        </w:rPr>
        <w:t>//obj1 只能在if分支中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20AD3FCD">
      <w:pPr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"a is positive"</w:t>
      </w:r>
      <w:r>
        <w:rPr>
          <w:rFonts w:ascii="Consolas" w:hAnsi="Consolas" w:eastAsia="宋体" w:cs="宋体"/>
          <w:color w:val="000000"/>
          <w:sz w:val="18"/>
          <w:szCs w:val="18"/>
        </w:rPr>
        <w:t>);  </w:t>
      </w:r>
    </w:p>
    <w:p w14:paraId="31754C67">
      <w:pPr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}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else</w:t>
      </w:r>
      <w:r>
        <w:rPr>
          <w:rFonts w:ascii="Consolas" w:hAnsi="Consolas" w:eastAsia="宋体" w:cs="宋体"/>
          <w:color w:val="000000"/>
          <w:sz w:val="18"/>
          <w:szCs w:val="18"/>
        </w:rPr>
        <w:t> {  </w:t>
      </w:r>
    </w:p>
    <w:p w14:paraId="7C00D658">
      <w:pPr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    Object obj2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Object();  </w:t>
      </w:r>
      <w:r>
        <w:rPr>
          <w:rFonts w:ascii="Consolas" w:hAnsi="Consolas" w:eastAsia="宋体" w:cs="宋体"/>
          <w:color w:val="008200"/>
          <w:sz w:val="18"/>
          <w:szCs w:val="18"/>
        </w:rPr>
        <w:t>//obj2只能在else分支中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472BE062">
      <w:pPr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    System.out.println(</w:t>
      </w:r>
      <w:r>
        <w:rPr>
          <w:rFonts w:ascii="Consolas" w:hAnsi="Consolas" w:eastAsia="宋体" w:cs="宋体"/>
          <w:color w:val="0000FF"/>
          <w:sz w:val="18"/>
          <w:szCs w:val="18"/>
        </w:rPr>
        <w:t>"a is non-positive"</w:t>
      </w:r>
      <w:r>
        <w:rPr>
          <w:rFonts w:ascii="Consolas" w:hAnsi="Consolas" w:eastAsia="宋体" w:cs="宋体"/>
          <w:color w:val="000000"/>
          <w:sz w:val="18"/>
          <w:szCs w:val="18"/>
        </w:rPr>
        <w:t>);  </w:t>
      </w:r>
    </w:p>
    <w:p w14:paraId="794BF786">
      <w:pPr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}  </w:t>
      </w:r>
    </w:p>
    <w:p w14:paraId="7263CD68">
      <w:pPr>
        <w:numPr>
          <w:ilvl w:val="0"/>
          <w:numId w:val="25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79CC0730">
      <w:pPr>
        <w:numPr>
          <w:ilvl w:val="0"/>
          <w:numId w:val="25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</w:t>
      </w:r>
    </w:p>
    <w:p w14:paraId="233CB8BF">
      <w:pPr>
        <w:spacing w:line="360" w:lineRule="auto"/>
        <w:ind w:firstLine="480" w:firstLineChars="200"/>
        <w:rPr>
          <w:rFonts w:eastAsia="宋体"/>
        </w:rPr>
      </w:pPr>
    </w:p>
    <w:p w14:paraId="6B88380C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以下逐个分析下变量及其它们的生命周期。</w:t>
      </w:r>
    </w:p>
    <w:p w14:paraId="63DB1B32">
      <w:pPr>
        <w:pStyle w:val="42"/>
        <w:numPr>
          <w:ilvl w:val="0"/>
          <w:numId w:val="26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第4行的变量a，它的周围大括号就是main方法下的大括号，所以它的生命周期就是从定义开始到main函数结束。</w:t>
      </w:r>
    </w:p>
    <w:p w14:paraId="67AF2A4C">
      <w:pPr>
        <w:pStyle w:val="42"/>
        <w:numPr>
          <w:ilvl w:val="0"/>
          <w:numId w:val="26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第7行定义一个for循环。循环变量i在for内部是存活的，出了这个for循环，i就不可以用了。同理，第8行定义了k，也只能在for内部使用。</w:t>
      </w:r>
    </w:p>
    <w:p w14:paraId="45F69D58">
      <w:pPr>
        <w:pStyle w:val="42"/>
        <w:numPr>
          <w:ilvl w:val="0"/>
          <w:numId w:val="26"/>
        </w:numPr>
        <w:spacing w:line="360" w:lineRule="auto"/>
        <w:ind w:firstLineChars="0"/>
        <w:rPr>
          <w:rFonts w:eastAsia="宋体"/>
        </w:rPr>
      </w:pPr>
      <w:r>
        <w:rPr>
          <w:rFonts w:eastAsia="宋体"/>
        </w:rPr>
        <w:t>第12行定义了一个分支结构，其中obj1只能在if分支里面存活，而obj2只能存活在else分支里面。</w:t>
      </w:r>
    </w:p>
    <w:p w14:paraId="20FF1CDA">
      <w:pPr>
        <w:spacing w:line="360" w:lineRule="auto"/>
        <w:ind w:firstLine="420"/>
        <w:rPr>
          <w:rFonts w:eastAsia="宋体"/>
        </w:rPr>
      </w:pPr>
      <w:r>
        <w:rPr>
          <w:rFonts w:eastAsia="宋体"/>
        </w:rPr>
        <w:t>综合以上各种情况，每一个变量，不管是基本类型还是对象，它们都只能存活在离它最近的这一对大括号当中。</w:t>
      </w:r>
    </w:p>
    <w:p w14:paraId="76028F8A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每个变量都有其自己的生命周期。当变量消亡的时候，它将被Java自动回收(无需程序员介入)，即系统将把它所占据的内存回收释放，以便分配给其他的变量。Java提供了内存垃圾自动回收机制(Garbage Collection)，它将会自动辨别和清除没有用的变量，节省内存空间。垃圾回收器的回收算法，将关系到程序运行性能的好坏，是JVM调优研究重点，也是Java里面的研究重点。</w:t>
      </w:r>
    </w:p>
    <w:p w14:paraId="5B4991C0">
      <w:pPr>
        <w:spacing w:line="360" w:lineRule="auto"/>
        <w:ind w:firstLine="480" w:firstLineChars="200"/>
        <w:rPr>
          <w:rFonts w:eastAsia="宋体"/>
          <w:b/>
          <w:bCs/>
          <w:sz w:val="32"/>
          <w:szCs w:val="32"/>
        </w:rPr>
      </w:pPr>
      <w:r>
        <w:rPr>
          <w:rFonts w:eastAsia="宋体"/>
        </w:rPr>
        <w:t>现代程序语言的内存管理，基本上分成两大派：手动管理和自动管理。手动派的典型代表就是C/C++，程序员使用对象需要申请内存，使用完毕需要释放内存，如果不释放，内存逐渐拥挤不足导致程序性能下降。而自动派的典型代表有Java、PHP和Go等，Java是其中的杰出代表。使用此类语言，程序员创建对象即可，无需操心对象占用的内存回收问题。系统将根据内存占用情况，自动回收无用变量所占用的空间，提高系统性能。</w:t>
      </w:r>
    </w:p>
    <w:p w14:paraId="30694CE4">
      <w:pPr>
        <w:pStyle w:val="3"/>
      </w:pPr>
      <w:bookmarkStart w:id="64" w:name="_Toc79561153"/>
      <w:bookmarkStart w:id="65" w:name="_Toc31842"/>
      <w:bookmarkStart w:id="66" w:name="_Toc25964"/>
      <w:bookmarkStart w:id="67" w:name="_Toc165323614"/>
      <w:r>
        <w:t>信息隐藏和this关键字</w:t>
      </w:r>
      <w:bookmarkEnd w:id="64"/>
      <w:bookmarkEnd w:id="65"/>
      <w:bookmarkEnd w:id="66"/>
      <w:bookmarkEnd w:id="67"/>
    </w:p>
    <w:p w14:paraId="52B78E02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面向对象编程语言里面，有一个简洁而重要的法则，称为信息隐藏。这是对象实例的一种自我保护的机制。本节将介绍信息隐藏原则以及相关的this关键字。</w:t>
      </w:r>
    </w:p>
    <w:p w14:paraId="66CFD1FE">
      <w:pPr>
        <w:pStyle w:val="4"/>
        <w:rPr>
          <w:rFonts w:eastAsia="宋体"/>
        </w:rPr>
      </w:pPr>
      <w:bookmarkStart w:id="68" w:name="_Toc165323615"/>
      <w:bookmarkStart w:id="69" w:name="_Toc7115"/>
      <w:bookmarkStart w:id="70" w:name="_Toc543"/>
      <w:r>
        <w:rPr>
          <w:rFonts w:eastAsia="宋体"/>
        </w:rPr>
        <w:t>4.4.1 信息隐藏</w:t>
      </w:r>
      <w:bookmarkEnd w:id="68"/>
      <w:bookmarkEnd w:id="69"/>
      <w:bookmarkEnd w:id="70"/>
    </w:p>
    <w:p w14:paraId="4DB7F35C">
      <w:pPr>
        <w:tabs>
          <w:tab w:val="left" w:pos="2144"/>
        </w:tabs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信息隐藏的具体内容是：对象的成员变量是私有(private)，只能是本类访问；对象的成员方法是公开(public)的，任何类都可以访问。这是因为对象的成员属性，一般来说都是不大公开的。例如每个人的身高、体重、血型等数据，通常都是不公开的，不希望被很多人所知道，所以会设置属性为私有(private)。而方法一般是公开的(public)，开放给大家。好比每个人的工作技能，在简历里面都会如数写出，让别人了解清楚。因此，信息隐藏原则也是遵循生活中实际对象的信息披露规律的。</w:t>
      </w:r>
    </w:p>
    <w:p w14:paraId="24FFF474">
      <w:pPr>
        <w:tabs>
          <w:tab w:val="left" w:pos="2144"/>
        </w:tabs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接下来通过InfoHiding例子来加深对信息隐藏原则的理解。首先看InfoHiding类。它是遵守信息隐藏原则的，即所有的成员变量都是private，所有的方法都是public。成员变量id是private，出了InfoHiding这个类，外界是没办法直接访问id变量，而只能通过setId和getId方法来间接访问。这两个方法，通常也被称为Getter/Setter方法，可以通过IDE快捷键快速产生。</w:t>
      </w:r>
    </w:p>
    <w:p w14:paraId="0A51CC6D">
      <w:pPr>
        <w:numPr>
          <w:ilvl w:val="0"/>
          <w:numId w:val="2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InfoHiding {  </w:t>
      </w:r>
    </w:p>
    <w:p w14:paraId="7F1C339B">
      <w:pPr>
        <w:numPr>
          <w:ilvl w:val="0"/>
          <w:numId w:val="2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id;  </w:t>
      </w:r>
    </w:p>
    <w:p w14:paraId="77F4C27B">
      <w:pPr>
        <w:numPr>
          <w:ilvl w:val="0"/>
          <w:numId w:val="2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03D5EE96">
      <w:pPr>
        <w:numPr>
          <w:ilvl w:val="0"/>
          <w:numId w:val="2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InfoHiding(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id2) {  </w:t>
      </w:r>
    </w:p>
    <w:p w14:paraId="412E9462">
      <w:pPr>
        <w:numPr>
          <w:ilvl w:val="0"/>
          <w:numId w:val="2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id = id2;  </w:t>
      </w:r>
    </w:p>
    <w:p w14:paraId="32FF4DAB">
      <w:pPr>
        <w:numPr>
          <w:ilvl w:val="0"/>
          <w:numId w:val="2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07535957">
      <w:pPr>
        <w:numPr>
          <w:ilvl w:val="0"/>
          <w:numId w:val="2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getId() {  </w:t>
      </w:r>
    </w:p>
    <w:p w14:paraId="23970545">
      <w:pPr>
        <w:numPr>
          <w:ilvl w:val="0"/>
          <w:numId w:val="2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sz w:val="18"/>
          <w:szCs w:val="18"/>
        </w:rPr>
        <w:t> id;  </w:t>
      </w:r>
    </w:p>
    <w:p w14:paraId="73B1F76A">
      <w:pPr>
        <w:numPr>
          <w:ilvl w:val="0"/>
          <w:numId w:val="2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0D6D8510">
      <w:pPr>
        <w:numPr>
          <w:ilvl w:val="0"/>
          <w:numId w:val="2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setId(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id2) {  </w:t>
      </w:r>
    </w:p>
    <w:p w14:paraId="3D966B7D">
      <w:pPr>
        <w:numPr>
          <w:ilvl w:val="0"/>
          <w:numId w:val="27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id = id2;  </w:t>
      </w:r>
    </w:p>
    <w:p w14:paraId="4EA6687C">
      <w:pPr>
        <w:numPr>
          <w:ilvl w:val="0"/>
          <w:numId w:val="27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61034139">
      <w:pPr>
        <w:numPr>
          <w:ilvl w:val="0"/>
          <w:numId w:val="27"/>
        </w:numPr>
        <w:pBdr>
          <w:left w:val="single" w:color="6CE26C" w:sz="18" w:space="0"/>
        </w:pBdr>
        <w:shd w:val="clear" w:color="auto" w:fill="FFFFFF"/>
        <w:spacing w:before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 </w:t>
      </w:r>
    </w:p>
    <w:p w14:paraId="54EA224A">
      <w:pPr>
        <w:tabs>
          <w:tab w:val="left" w:pos="2144"/>
        </w:tabs>
        <w:spacing w:line="360" w:lineRule="auto"/>
        <w:ind w:firstLine="480" w:firstLineChars="200"/>
        <w:rPr>
          <w:rFonts w:eastAsia="宋体"/>
        </w:rPr>
      </w:pPr>
    </w:p>
    <w:p w14:paraId="35325104">
      <w:pPr>
        <w:tabs>
          <w:tab w:val="left" w:pos="2144"/>
        </w:tabs>
        <w:spacing w:line="360" w:lineRule="auto"/>
        <w:ind w:firstLine="480" w:firstLineChars="200"/>
        <w:rPr>
          <w:rFonts w:ascii="宋体" w:hAnsi="宋体" w:eastAsia="宋体" w:cs="宋体"/>
        </w:rPr>
      </w:pPr>
      <w:r>
        <w:rPr>
          <w:rFonts w:eastAsia="宋体"/>
        </w:rPr>
        <w:t>接下来看InfoHidingTest类，它创建了InfoHiding对象，初始值为100，然后通过InfoHiding对象的公开方法来修改它内部的值为200。从InfoHidingTest类的角度出发，它根本不知道InfoHiding对象内部成员属性是什么名字什么类型，而是通过方法调用来设置和获取数据。这样就达到隐藏InfoHiding对象内部信息的目的。</w:t>
      </w:r>
    </w:p>
    <w:p w14:paraId="665AE203">
      <w:pPr>
        <w:numPr>
          <w:ilvl w:val="0"/>
          <w:numId w:val="28"/>
        </w:numPr>
        <w:pBdr>
          <w:left w:val="single" w:color="6CE26C" w:sz="18" w:space="0"/>
        </w:pBdr>
        <w:shd w:val="clear" w:color="auto" w:fill="FFFFFF"/>
        <w:spacing w:before="312" w:beforeLines="100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InfoHidingTest {  </w:t>
      </w:r>
    </w:p>
    <w:p w14:paraId="479D8BF1">
      <w:pPr>
        <w:numPr>
          <w:ilvl w:val="0"/>
          <w:numId w:val="28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static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main(String[] args) {  </w:t>
      </w:r>
    </w:p>
    <w:p w14:paraId="020E8A40">
      <w:pPr>
        <w:numPr>
          <w:ilvl w:val="0"/>
          <w:numId w:val="28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InfoHiding obj =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new</w:t>
      </w:r>
      <w:r>
        <w:rPr>
          <w:rFonts w:ascii="Consolas" w:hAnsi="Consolas" w:eastAsia="宋体" w:cs="宋体"/>
          <w:color w:val="000000"/>
          <w:sz w:val="18"/>
          <w:szCs w:val="18"/>
        </w:rPr>
        <w:t> InfoHiding(</w:t>
      </w:r>
      <w:r>
        <w:rPr>
          <w:rFonts w:ascii="Consolas" w:hAnsi="Consolas" w:eastAsia="宋体" w:cs="宋体"/>
          <w:color w:val="C00000"/>
          <w:sz w:val="18"/>
          <w:szCs w:val="18"/>
        </w:rPr>
        <w:t>100</w:t>
      </w:r>
      <w:r>
        <w:rPr>
          <w:rFonts w:ascii="Consolas" w:hAnsi="Consolas" w:eastAsia="宋体" w:cs="宋体"/>
          <w:color w:val="000000"/>
          <w:sz w:val="18"/>
          <w:szCs w:val="18"/>
        </w:rPr>
        <w:t>);  </w:t>
      </w:r>
    </w:p>
    <w:p w14:paraId="02DA69BC">
      <w:pPr>
        <w:numPr>
          <w:ilvl w:val="0"/>
          <w:numId w:val="28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obj.setId(</w:t>
      </w:r>
      <w:r>
        <w:rPr>
          <w:rFonts w:ascii="Consolas" w:hAnsi="Consolas" w:eastAsia="宋体" w:cs="宋体"/>
          <w:color w:val="C00000"/>
          <w:sz w:val="18"/>
          <w:szCs w:val="18"/>
        </w:rPr>
        <w:t>200</w:t>
      </w:r>
      <w:r>
        <w:rPr>
          <w:rFonts w:ascii="Consolas" w:hAnsi="Consolas" w:eastAsia="宋体" w:cs="宋体"/>
          <w:color w:val="000000"/>
          <w:sz w:val="18"/>
          <w:szCs w:val="18"/>
        </w:rPr>
        <w:t>);  </w:t>
      </w:r>
    </w:p>
    <w:p w14:paraId="1016F26C">
      <w:pPr>
        <w:numPr>
          <w:ilvl w:val="0"/>
          <w:numId w:val="28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System.out.println(obj.getId());  </w:t>
      </w:r>
    </w:p>
    <w:p w14:paraId="5B5EC849">
      <w:pPr>
        <w:numPr>
          <w:ilvl w:val="0"/>
          <w:numId w:val="28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5E366D6E">
      <w:pPr>
        <w:numPr>
          <w:ilvl w:val="0"/>
          <w:numId w:val="28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 </w:t>
      </w:r>
    </w:p>
    <w:p w14:paraId="69110593">
      <w:pPr>
        <w:tabs>
          <w:tab w:val="left" w:pos="2144"/>
        </w:tabs>
        <w:spacing w:line="360" w:lineRule="auto"/>
        <w:ind w:firstLine="480" w:firstLineChars="200"/>
      </w:pPr>
    </w:p>
    <w:p w14:paraId="4D0FD8D4">
      <w:pPr>
        <w:pStyle w:val="4"/>
        <w:spacing w:before="0"/>
        <w:rPr>
          <w:rFonts w:eastAsia="宋体"/>
        </w:rPr>
      </w:pPr>
      <w:bookmarkStart w:id="71" w:name="_Toc29081"/>
      <w:bookmarkStart w:id="72" w:name="_Toc1962"/>
      <w:bookmarkStart w:id="73" w:name="_Toc165323616"/>
      <w:r>
        <w:rPr>
          <w:rFonts w:eastAsia="宋体"/>
        </w:rPr>
        <w:t>4.4.2 this关键字</w:t>
      </w:r>
      <w:bookmarkEnd w:id="71"/>
      <w:bookmarkEnd w:id="72"/>
      <w:bookmarkEnd w:id="73"/>
    </w:p>
    <w:p w14:paraId="73FE2397">
      <w:pPr>
        <w:tabs>
          <w:tab w:val="left" w:pos="2144"/>
        </w:tabs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学完信息隐藏以后，再来看另外一个关键字：this。它用来指向本类的成员。首先回顾4.4.1节中InfoHiding的例子。其构造方法的参数是id2，将赋值给成员变量id。这两个名字不同，是故意设计的，使得变量可以分开，容易识别。但是，一般情况下都是采用以下这种写法，具体如下：</w:t>
      </w:r>
    </w:p>
    <w:p w14:paraId="77A84B3E">
      <w:pPr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InfoHiding2 {  </w:t>
      </w:r>
    </w:p>
    <w:p w14:paraId="0E5B7F3D">
      <w:pPr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id;  </w:t>
      </w:r>
    </w:p>
    <w:p w14:paraId="672D086C">
      <w:pPr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</w:t>
      </w:r>
    </w:p>
    <w:p w14:paraId="45A8F917">
      <w:pPr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InfoHiding2(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id)  </w:t>
      </w:r>
    </w:p>
    <w:p w14:paraId="7E68C9BC">
      <w:pPr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{  </w:t>
      </w:r>
    </w:p>
    <w:p w14:paraId="15101E18">
      <w:pPr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sz w:val="18"/>
          <w:szCs w:val="18"/>
        </w:rPr>
        <w:t>.id = id;  </w:t>
      </w:r>
    </w:p>
    <w:p w14:paraId="265F4EAB">
      <w:pPr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3159C8B1">
      <w:pPr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5C750E95">
      <w:pPr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getId() {  </w:t>
      </w:r>
    </w:p>
    <w:p w14:paraId="11BD53A2">
      <w:pPr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sz w:val="18"/>
          <w:szCs w:val="18"/>
        </w:rPr>
        <w:t> id;  </w:t>
      </w:r>
    </w:p>
    <w:p w14:paraId="273E17BD">
      <w:pPr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142175BF">
      <w:pPr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62AEC9D2">
      <w:pPr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setId(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id) {  </w:t>
      </w:r>
    </w:p>
    <w:p w14:paraId="66816849">
      <w:pPr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sz w:val="18"/>
          <w:szCs w:val="18"/>
        </w:rPr>
        <w:t>.id = id;  </w:t>
      </w:r>
    </w:p>
    <w:p w14:paraId="0D8AA10C">
      <w:pPr>
        <w:numPr>
          <w:ilvl w:val="0"/>
          <w:numId w:val="29"/>
        </w:numPr>
        <w:pBdr>
          <w:left w:val="single" w:color="6CE26C" w:sz="18" w:space="0"/>
        </w:pBdr>
        <w:shd w:val="clear" w:color="auto" w:fill="FFFFFF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1A510BC0">
      <w:pPr>
        <w:numPr>
          <w:ilvl w:val="0"/>
          <w:numId w:val="29"/>
        </w:numPr>
        <w:pBdr>
          <w:left w:val="single" w:color="6CE26C" w:sz="18" w:space="0"/>
        </w:pBdr>
        <w:shd w:val="clear" w:color="auto" w:fill="F8F8F8"/>
        <w:spacing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 </w:t>
      </w:r>
    </w:p>
    <w:p w14:paraId="323C75AE">
      <w:pPr>
        <w:tabs>
          <w:tab w:val="left" w:pos="2144"/>
        </w:tabs>
        <w:spacing w:line="360" w:lineRule="auto"/>
        <w:ind w:firstLine="480" w:firstLineChars="200"/>
        <w:rPr>
          <w:rFonts w:eastAsia="宋体"/>
        </w:rPr>
      </w:pPr>
    </w:p>
    <w:p w14:paraId="547B5F23">
      <w:pPr>
        <w:tabs>
          <w:tab w:val="left" w:pos="2144"/>
        </w:tabs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程序第4行构造方法里面，形参是id，成员变量也是id，它们是两个不同的变量。这个构造方法需要将形参id赋值给成员变量id。在这个构造方法里面，形参的优先级会更高，所以，id指的是形参。那么在构造方法里面，可以使用this.id来指代成员变量id。this，就是指当前对象，在这个例子中，也就是InfoHiding2。以此类推，第13行setId方法也使用this.id来指代成员变量。</w:t>
      </w:r>
    </w:p>
    <w:p w14:paraId="1BFDB422">
      <w:pPr>
        <w:tabs>
          <w:tab w:val="left" w:pos="2144"/>
        </w:tabs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this除了引用成员变量，还可以引用成员方法，甚至都可以指代构造方法。通过以下的MyPairNumber类，来学习this的更多用法。</w:t>
      </w:r>
    </w:p>
    <w:p w14:paraId="6EF43DD6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class</w:t>
      </w:r>
      <w:r>
        <w:rPr>
          <w:rFonts w:ascii="Consolas" w:hAnsi="Consolas" w:eastAsia="宋体" w:cs="宋体"/>
          <w:color w:val="000000"/>
          <w:sz w:val="18"/>
          <w:szCs w:val="18"/>
        </w:rPr>
        <w:t> MyPairNumber {  </w:t>
      </w:r>
    </w:p>
    <w:p w14:paraId="2AF53181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m;  </w:t>
      </w:r>
    </w:p>
    <w:p w14:paraId="1B78F7F5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private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n;  </w:t>
      </w:r>
    </w:p>
    <w:p w14:paraId="0ACD4088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getM() {  </w:t>
      </w:r>
    </w:p>
    <w:p w14:paraId="7F3162AA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sz w:val="18"/>
          <w:szCs w:val="18"/>
        </w:rPr>
        <w:t> m;  </w:t>
      </w:r>
    </w:p>
    <w:p w14:paraId="24A31BFB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2075285A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setM(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m) {  </w:t>
      </w:r>
    </w:p>
    <w:p w14:paraId="4999D910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sz w:val="18"/>
          <w:szCs w:val="18"/>
        </w:rPr>
        <w:t>.m = m;  </w:t>
      </w:r>
    </w:p>
    <w:p w14:paraId="2E2928E2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7C12396B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getN() {  </w:t>
      </w:r>
    </w:p>
    <w:p w14:paraId="6231BD79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sz w:val="18"/>
          <w:szCs w:val="18"/>
        </w:rPr>
        <w:t> n;  </w:t>
      </w:r>
    </w:p>
    <w:p w14:paraId="293EB1AF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65336189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sz w:val="18"/>
          <w:szCs w:val="18"/>
        </w:rPr>
        <w:t> setN(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n) {  </w:t>
      </w:r>
    </w:p>
    <w:p w14:paraId="7F31B23C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sz w:val="18"/>
          <w:szCs w:val="18"/>
        </w:rPr>
        <w:t>.n = n;  </w:t>
      </w:r>
    </w:p>
    <w:p w14:paraId="308FB676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   </w:t>
      </w:r>
    </w:p>
    <w:p w14:paraId="1457A0B7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MyPairNumber()   {  </w:t>
      </w:r>
    </w:p>
    <w:p w14:paraId="00BD49C7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sz w:val="18"/>
          <w:szCs w:val="18"/>
        </w:rPr>
        <w:t>(</w:t>
      </w:r>
      <w:r>
        <w:rPr>
          <w:rFonts w:ascii="Consolas" w:hAnsi="Consolas" w:eastAsia="宋体" w:cs="宋体"/>
          <w:color w:val="C00000"/>
          <w:sz w:val="18"/>
          <w:szCs w:val="18"/>
        </w:rPr>
        <w:t>0</w:t>
      </w:r>
      <w:r>
        <w:rPr>
          <w:rFonts w:ascii="Consolas" w:hAnsi="Consolas" w:eastAsia="宋体" w:cs="宋体"/>
          <w:color w:val="000000"/>
          <w:sz w:val="18"/>
          <w:szCs w:val="18"/>
        </w:rPr>
        <w:t>, </w:t>
      </w:r>
      <w:r>
        <w:rPr>
          <w:rFonts w:ascii="Consolas" w:hAnsi="Consolas" w:eastAsia="宋体" w:cs="宋体"/>
          <w:color w:val="C00000"/>
          <w:sz w:val="18"/>
          <w:szCs w:val="18"/>
        </w:rPr>
        <w:t>0</w:t>
      </w:r>
      <w:r>
        <w:rPr>
          <w:rFonts w:ascii="Consolas" w:hAnsi="Consolas" w:eastAsia="宋体" w:cs="宋体"/>
          <w:color w:val="000000"/>
          <w:sz w:val="18"/>
          <w:szCs w:val="18"/>
        </w:rPr>
        <w:t>);  </w:t>
      </w:r>
    </w:p>
    <w:p w14:paraId="78C3FABB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   </w:t>
      </w:r>
    </w:p>
    <w:p w14:paraId="1176D4EB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MyPairNumber(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m)  {  </w:t>
      </w:r>
    </w:p>
    <w:p w14:paraId="16D2F97D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sz w:val="18"/>
          <w:szCs w:val="18"/>
        </w:rPr>
        <w:t>(m, </w:t>
      </w:r>
      <w:r>
        <w:rPr>
          <w:rFonts w:ascii="Consolas" w:hAnsi="Consolas" w:eastAsia="宋体" w:cs="宋体"/>
          <w:color w:val="C00000"/>
          <w:sz w:val="18"/>
          <w:szCs w:val="18"/>
        </w:rPr>
        <w:t>0</w:t>
      </w:r>
      <w:r>
        <w:rPr>
          <w:rFonts w:ascii="Consolas" w:hAnsi="Consolas" w:eastAsia="宋体" w:cs="宋体"/>
          <w:color w:val="000000"/>
          <w:sz w:val="18"/>
          <w:szCs w:val="18"/>
        </w:rPr>
        <w:t>);  </w:t>
      </w:r>
    </w:p>
    <w:p w14:paraId="36B9FA24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   </w:t>
      </w:r>
    </w:p>
    <w:p w14:paraId="17BE06BB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MyPairNumber(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m,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n)   {  </w:t>
      </w:r>
    </w:p>
    <w:p w14:paraId="7014EAA1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sz w:val="18"/>
          <w:szCs w:val="18"/>
        </w:rPr>
        <w:t>.m = m;  </w:t>
      </w:r>
    </w:p>
    <w:p w14:paraId="6D7A1341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sz w:val="18"/>
          <w:szCs w:val="18"/>
        </w:rPr>
        <w:t>.n= n;  </w:t>
      </w:r>
    </w:p>
    <w:p w14:paraId="7F418CAF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   </w:t>
      </w:r>
    </w:p>
    <w:p w14:paraId="10BF2152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sum() {  </w:t>
      </w:r>
    </w:p>
    <w:p w14:paraId="0F6DF120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this</w:t>
      </w:r>
      <w:r>
        <w:rPr>
          <w:rFonts w:ascii="Consolas" w:hAnsi="Consolas" w:eastAsia="宋体" w:cs="宋体"/>
          <w:color w:val="000000"/>
          <w:sz w:val="18"/>
          <w:szCs w:val="18"/>
        </w:rPr>
        <w:t>.add(m,n);  </w:t>
      </w:r>
      <w:r>
        <w:rPr>
          <w:rFonts w:ascii="Consolas" w:hAnsi="Consolas" w:eastAsia="宋体" w:cs="宋体"/>
          <w:color w:val="008200"/>
          <w:sz w:val="18"/>
          <w:szCs w:val="18"/>
        </w:rPr>
        <w:t>//return add(m,n);  also ok</w:t>
      </w:r>
      <w:r>
        <w:rPr>
          <w:rFonts w:ascii="Consolas" w:hAnsi="Consolas" w:eastAsia="宋体" w:cs="宋体"/>
          <w:color w:val="000000"/>
          <w:sz w:val="18"/>
          <w:szCs w:val="18"/>
        </w:rPr>
        <w:t>  </w:t>
      </w:r>
    </w:p>
    <w:p w14:paraId="07C82428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</w:t>
      </w:r>
    </w:p>
    <w:p w14:paraId="241FC99B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public</w:t>
      </w:r>
      <w:r>
        <w:rPr>
          <w:rFonts w:ascii="Consolas" w:hAnsi="Consolas" w:eastAsia="宋体" w:cs="宋体"/>
          <w:color w:val="00000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add(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a,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sz w:val="18"/>
          <w:szCs w:val="18"/>
        </w:rPr>
        <w:t> b){  </w:t>
      </w:r>
    </w:p>
    <w:p w14:paraId="72860630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sz w:val="18"/>
          <w:szCs w:val="18"/>
        </w:rPr>
        <w:t> a+b;  </w:t>
      </w:r>
    </w:p>
    <w:p w14:paraId="1AA85933">
      <w:pPr>
        <w:numPr>
          <w:ilvl w:val="0"/>
          <w:numId w:val="30"/>
        </w:numPr>
        <w:pBdr>
          <w:left w:val="single" w:color="6CE26C" w:sz="18" w:space="0"/>
        </w:pBdr>
        <w:shd w:val="clear" w:color="auto" w:fill="FFFFFF"/>
        <w:spacing w:beforeAutospacing="1" w:after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    }     </w:t>
      </w:r>
    </w:p>
    <w:p w14:paraId="4772B372">
      <w:pPr>
        <w:numPr>
          <w:ilvl w:val="0"/>
          <w:numId w:val="30"/>
        </w:numPr>
        <w:pBdr>
          <w:left w:val="single" w:color="6CE26C" w:sz="18" w:space="0"/>
        </w:pBdr>
        <w:shd w:val="clear" w:color="auto" w:fill="F8F8F8"/>
        <w:spacing w:beforeAutospacing="1" w:line="210" w:lineRule="atLeast"/>
        <w:rPr>
          <w:rFonts w:ascii="Consolas" w:hAnsi="Consolas" w:eastAsia="宋体" w:cs="宋体"/>
          <w:color w:val="5C5C5C"/>
          <w:sz w:val="18"/>
          <w:szCs w:val="18"/>
        </w:rPr>
      </w:pPr>
      <w:r>
        <w:rPr>
          <w:rFonts w:ascii="Consolas" w:hAnsi="Consolas" w:eastAsia="宋体" w:cs="宋体"/>
          <w:color w:val="000000"/>
          <w:sz w:val="18"/>
          <w:szCs w:val="18"/>
        </w:rPr>
        <w:t>}  </w:t>
      </w:r>
    </w:p>
    <w:p w14:paraId="165B05EA">
      <w:pPr>
        <w:tabs>
          <w:tab w:val="left" w:pos="2144"/>
        </w:tabs>
        <w:spacing w:line="360" w:lineRule="auto"/>
        <w:ind w:firstLine="480" w:firstLineChars="200"/>
        <w:rPr>
          <w:rFonts w:eastAsia="宋体"/>
        </w:rPr>
      </w:pPr>
    </w:p>
    <w:p w14:paraId="3CFEB242">
      <w:pPr>
        <w:tabs>
          <w:tab w:val="left" w:pos="2144"/>
        </w:tabs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这个程序定义了3个构造方法，分别是第16、19、22行，其中第17行和第20行通过this来调用第22行的构造方法。这里的this也是指代本类的名MyPairNumber，也就是构造方法的名字。此外，第27行使用this来引用第29行的add函数。</w:t>
      </w:r>
    </w:p>
    <w:p w14:paraId="12095610">
      <w:pPr>
        <w:tabs>
          <w:tab w:val="left" w:pos="2144"/>
        </w:tabs>
        <w:spacing w:line="360" w:lineRule="auto"/>
        <w:ind w:firstLine="480" w:firstLineChars="200"/>
        <w:rPr>
          <w:rFonts w:ascii="宋体" w:hAnsi="宋体" w:eastAsia="宋体" w:cs="宋体"/>
        </w:rPr>
      </w:pPr>
      <w:r>
        <w:rPr>
          <w:rFonts w:eastAsia="宋体"/>
        </w:rPr>
        <w:t>通过以上的两个程序，可以简单总结下this的用法，主要有这3点：(1)指向本类中的成员变量; (2)本类中的成员方法; (3)可以隐含地把它当作构造方法来使用。</w:t>
      </w:r>
    </w:p>
    <w:p w14:paraId="0B374D40">
      <w:pPr>
        <w:pStyle w:val="3"/>
      </w:pPr>
      <w:bookmarkStart w:id="74" w:name="_Toc4167"/>
      <w:bookmarkStart w:id="75" w:name="_Toc16523"/>
      <w:r>
        <w:t xml:space="preserve"> </w:t>
      </w:r>
      <w:bookmarkStart w:id="76" w:name="_Toc165323617"/>
      <w:r>
        <w:t>本章小结</w:t>
      </w:r>
      <w:bookmarkEnd w:id="74"/>
      <w:bookmarkEnd w:id="75"/>
      <w:bookmarkEnd w:id="76"/>
    </w:p>
    <w:p w14:paraId="639B54E2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本章是非常关键的一章，主要讲述了面向对象的编程思想和Java类的基本构成。面向对象编程已经是当前编程语言的主流，因此掌握它至关重要。本章介绍了两种面向对象编程的理解方法，读者可以根据实际情况，理解对象的属性构造和行为交互。</w:t>
      </w:r>
    </w:p>
    <w:p w14:paraId="59144AA0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其次，介绍了Java的类和对象。类是一种规范，对象是在内存中实际存在的东西。对象和基本类型，在赋值上有着本质的区别，基本变量赋值，是采用值拷贝的办法，而对象赋值是，两个Reference，会指向同一个东西。此外，组成对象的成员变量，在构建对象的时候，(成员变量)是有默认值的，而在函数当中，临时变量是没有默认值的。</w:t>
      </w:r>
    </w:p>
    <w:p w14:paraId="7A7FC4DF">
      <w:pPr>
        <w:spacing w:line="360" w:lineRule="auto"/>
        <w:ind w:firstLine="480" w:firstLineChars="200"/>
        <w:rPr>
          <w:rFonts w:eastAsia="宋体"/>
        </w:rPr>
      </w:pPr>
      <w:r>
        <w:rPr>
          <w:rFonts w:eastAsia="宋体"/>
        </w:rPr>
        <w:t>接着，介绍了类的构造方法。构造方法是每一个对象初始化的过程中，都必须调用执行的。Java采用内存自动管理机制，对象只有构造方法，而没有析构方法，对象在生命周期结束后，会自动被垃圾收集器回收，无需程序员手动释放对象内存。</w:t>
      </w:r>
    </w:p>
    <w:p w14:paraId="12B09CAB">
      <w:pPr>
        <w:tabs>
          <w:tab w:val="left" w:pos="2144"/>
        </w:tabs>
        <w:spacing w:line="360" w:lineRule="auto"/>
        <w:ind w:firstLine="480" w:firstLineChars="200"/>
      </w:pPr>
      <w:r>
        <w:rPr>
          <w:rFonts w:eastAsia="宋体"/>
        </w:rPr>
        <w:t>最后，介绍了Java的信息隐藏原则，通过信息隐藏原则，类里面的重要的成员属性被保护起来，同时将行为方法公开，方便其他程序调用。这样保护了对象的属性的隐私性，提高对象使用的安全性。另外，也介绍了this指针，可以用this指针来引用类的成员变量和成员方法，也可以用来引用构造方法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EE7EE"/>
    <w:multiLevelType w:val="multilevel"/>
    <w:tmpl w:val="80FEE7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938E4270"/>
    <w:multiLevelType w:val="multilevel"/>
    <w:tmpl w:val="938E42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9CD8A77E"/>
    <w:multiLevelType w:val="multilevel"/>
    <w:tmpl w:val="9CD8A7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A1A56CE7"/>
    <w:multiLevelType w:val="multilevel"/>
    <w:tmpl w:val="A1A56C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ACCA2C95"/>
    <w:multiLevelType w:val="singleLevel"/>
    <w:tmpl w:val="ACCA2C9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BA8651F0"/>
    <w:multiLevelType w:val="multilevel"/>
    <w:tmpl w:val="BA8651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D81114DB"/>
    <w:multiLevelType w:val="multilevel"/>
    <w:tmpl w:val="D81114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DA079397"/>
    <w:multiLevelType w:val="multilevel"/>
    <w:tmpl w:val="DA0793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DC0D01AB"/>
    <w:multiLevelType w:val="multilevel"/>
    <w:tmpl w:val="DC0D01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EC8EDE30"/>
    <w:multiLevelType w:val="multilevel"/>
    <w:tmpl w:val="EC8EDE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57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EE172067"/>
    <w:multiLevelType w:val="multilevel"/>
    <w:tmpl w:val="EE1720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0B0B295F"/>
    <w:multiLevelType w:val="multilevel"/>
    <w:tmpl w:val="0B0B29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12324E3B"/>
    <w:multiLevelType w:val="multilevel"/>
    <w:tmpl w:val="12324E3B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3">
    <w:nsid w:val="13C92E74"/>
    <w:multiLevelType w:val="multilevel"/>
    <w:tmpl w:val="13C92E7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4">
    <w:nsid w:val="26B25B23"/>
    <w:multiLevelType w:val="multilevel"/>
    <w:tmpl w:val="26B25B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2C8646DE"/>
    <w:multiLevelType w:val="multilevel"/>
    <w:tmpl w:val="2C8646DE"/>
    <w:lvl w:ilvl="0" w:tentative="0">
      <w:start w:val="1"/>
      <w:numFmt w:val="japaneseCounting"/>
      <w:pStyle w:val="3"/>
      <w:lvlText w:val="第%1节"/>
      <w:lvlJc w:val="left"/>
      <w:pPr>
        <w:ind w:left="1116" w:hanging="1116"/>
      </w:pPr>
      <w:rPr>
        <w:rFonts w:hint="eastAsia" w:eastAsia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DE8079B"/>
    <w:multiLevelType w:val="multilevel"/>
    <w:tmpl w:val="2DE807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341259A6"/>
    <w:multiLevelType w:val="multilevel"/>
    <w:tmpl w:val="341259A6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8">
    <w:nsid w:val="36B2F312"/>
    <w:multiLevelType w:val="multilevel"/>
    <w:tmpl w:val="36B2F3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40791DFD"/>
    <w:multiLevelType w:val="multilevel"/>
    <w:tmpl w:val="40791D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456CC5EA"/>
    <w:multiLevelType w:val="multilevel"/>
    <w:tmpl w:val="456CC5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50ECCCBC"/>
    <w:multiLevelType w:val="multilevel"/>
    <w:tmpl w:val="50ECCC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578E3B18"/>
    <w:multiLevelType w:val="multilevel"/>
    <w:tmpl w:val="578E3B18"/>
    <w:lvl w:ilvl="0" w:tentative="0">
      <w:start w:val="1"/>
      <w:numFmt w:val="bullet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23">
    <w:nsid w:val="594AE3A4"/>
    <w:multiLevelType w:val="multilevel"/>
    <w:tmpl w:val="594AE3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5AAB076F"/>
    <w:multiLevelType w:val="multilevel"/>
    <w:tmpl w:val="5AAB07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6A0ED0F0"/>
    <w:multiLevelType w:val="multilevel"/>
    <w:tmpl w:val="6A0ED0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6D0F9FC9"/>
    <w:multiLevelType w:val="multilevel"/>
    <w:tmpl w:val="6D0F9F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706B10A6"/>
    <w:multiLevelType w:val="multilevel"/>
    <w:tmpl w:val="706B10A6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28">
    <w:nsid w:val="70BE837A"/>
    <w:multiLevelType w:val="multilevel"/>
    <w:tmpl w:val="70BE83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57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73F2B390"/>
    <w:multiLevelType w:val="multilevel"/>
    <w:tmpl w:val="73F2B3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0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0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0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0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0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0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0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5"/>
  </w:num>
  <w:num w:numId="2">
    <w:abstractNumId w:val="7"/>
  </w:num>
  <w:num w:numId="3">
    <w:abstractNumId w:val="6"/>
  </w:num>
  <w:num w:numId="4">
    <w:abstractNumId w:val="23"/>
  </w:num>
  <w:num w:numId="5">
    <w:abstractNumId w:val="21"/>
  </w:num>
  <w:num w:numId="6">
    <w:abstractNumId w:val="16"/>
  </w:num>
  <w:num w:numId="7">
    <w:abstractNumId w:val="10"/>
  </w:num>
  <w:num w:numId="8">
    <w:abstractNumId w:val="12"/>
  </w:num>
  <w:num w:numId="9">
    <w:abstractNumId w:val="17"/>
  </w:num>
  <w:num w:numId="10">
    <w:abstractNumId w:val="20"/>
  </w:num>
  <w:num w:numId="11">
    <w:abstractNumId w:val="29"/>
  </w:num>
  <w:num w:numId="12">
    <w:abstractNumId w:val="2"/>
  </w:num>
  <w:num w:numId="13">
    <w:abstractNumId w:val="4"/>
  </w:num>
  <w:num w:numId="14">
    <w:abstractNumId w:val="5"/>
  </w:num>
  <w:num w:numId="15">
    <w:abstractNumId w:val="28"/>
  </w:num>
  <w:num w:numId="16">
    <w:abstractNumId w:val="9"/>
  </w:num>
  <w:num w:numId="17">
    <w:abstractNumId w:val="26"/>
  </w:num>
  <w:num w:numId="18">
    <w:abstractNumId w:val="13"/>
  </w:num>
  <w:num w:numId="19">
    <w:abstractNumId w:val="18"/>
  </w:num>
  <w:num w:numId="20">
    <w:abstractNumId w:val="25"/>
  </w:num>
  <w:num w:numId="21">
    <w:abstractNumId w:val="27"/>
  </w:num>
  <w:num w:numId="22">
    <w:abstractNumId w:val="24"/>
  </w:num>
  <w:num w:numId="23">
    <w:abstractNumId w:val="0"/>
  </w:num>
  <w:num w:numId="24">
    <w:abstractNumId w:val="14"/>
  </w:num>
  <w:num w:numId="25">
    <w:abstractNumId w:val="3"/>
  </w:num>
  <w:num w:numId="26">
    <w:abstractNumId w:val="22"/>
  </w:num>
  <w:num w:numId="27">
    <w:abstractNumId w:val="8"/>
  </w:num>
  <w:num w:numId="28">
    <w:abstractNumId w:val="19"/>
  </w:num>
  <w:num w:numId="29">
    <w:abstractNumId w:val="1"/>
  </w:num>
  <w:num w:numId="30">
    <w:abstractNumId w:val="1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BU">
    <w15:presenceInfo w15:providerId="WPS Office" w15:userId="219780118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1"/>
  <w:bordersDoNotSurroundFooter w:val="1"/>
  <w:trackRevisions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Y0M2IwNDg5YWJkY2U3NTZjNzk5YzNmZGJiNmUwMzcifQ=="/>
  </w:docVars>
  <w:rsids>
    <w:rsidRoot w:val="0061347D"/>
    <w:rsid w:val="00000A65"/>
    <w:rsid w:val="000024A5"/>
    <w:rsid w:val="00004481"/>
    <w:rsid w:val="000075F3"/>
    <w:rsid w:val="00016B28"/>
    <w:rsid w:val="00025300"/>
    <w:rsid w:val="0003360E"/>
    <w:rsid w:val="00033A0F"/>
    <w:rsid w:val="00042182"/>
    <w:rsid w:val="0004307C"/>
    <w:rsid w:val="0005092F"/>
    <w:rsid w:val="000530EE"/>
    <w:rsid w:val="000624B3"/>
    <w:rsid w:val="00062962"/>
    <w:rsid w:val="0006437D"/>
    <w:rsid w:val="000720FE"/>
    <w:rsid w:val="000813B2"/>
    <w:rsid w:val="00092E43"/>
    <w:rsid w:val="000947D2"/>
    <w:rsid w:val="000A0519"/>
    <w:rsid w:val="000A1A53"/>
    <w:rsid w:val="000A64DA"/>
    <w:rsid w:val="000B1FFA"/>
    <w:rsid w:val="000B6980"/>
    <w:rsid w:val="000C5D4E"/>
    <w:rsid w:val="000D1E1A"/>
    <w:rsid w:val="000D72A5"/>
    <w:rsid w:val="000F3A1E"/>
    <w:rsid w:val="00100867"/>
    <w:rsid w:val="001055E4"/>
    <w:rsid w:val="00105AD2"/>
    <w:rsid w:val="00107F35"/>
    <w:rsid w:val="001128A4"/>
    <w:rsid w:val="001212B2"/>
    <w:rsid w:val="00122EC3"/>
    <w:rsid w:val="00126B28"/>
    <w:rsid w:val="00130763"/>
    <w:rsid w:val="00130E8E"/>
    <w:rsid w:val="001358BF"/>
    <w:rsid w:val="001358EF"/>
    <w:rsid w:val="00150EB4"/>
    <w:rsid w:val="0015164F"/>
    <w:rsid w:val="00152D29"/>
    <w:rsid w:val="00170CFE"/>
    <w:rsid w:val="00174D76"/>
    <w:rsid w:val="00175B5A"/>
    <w:rsid w:val="00177773"/>
    <w:rsid w:val="001821C4"/>
    <w:rsid w:val="00182A13"/>
    <w:rsid w:val="001907D9"/>
    <w:rsid w:val="00191E7D"/>
    <w:rsid w:val="00196867"/>
    <w:rsid w:val="001B2A99"/>
    <w:rsid w:val="001B306E"/>
    <w:rsid w:val="001B30A9"/>
    <w:rsid w:val="001B592F"/>
    <w:rsid w:val="001B5CB5"/>
    <w:rsid w:val="001C385D"/>
    <w:rsid w:val="001C3868"/>
    <w:rsid w:val="001C5A23"/>
    <w:rsid w:val="001C7594"/>
    <w:rsid w:val="001D0A73"/>
    <w:rsid w:val="001D2C5B"/>
    <w:rsid w:val="001D2FAE"/>
    <w:rsid w:val="001D4E40"/>
    <w:rsid w:val="001D5CA2"/>
    <w:rsid w:val="001E0322"/>
    <w:rsid w:val="001E047F"/>
    <w:rsid w:val="001E127A"/>
    <w:rsid w:val="001E3897"/>
    <w:rsid w:val="001F799E"/>
    <w:rsid w:val="00205A44"/>
    <w:rsid w:val="00210154"/>
    <w:rsid w:val="00212C74"/>
    <w:rsid w:val="00214509"/>
    <w:rsid w:val="0021784F"/>
    <w:rsid w:val="00217A64"/>
    <w:rsid w:val="00221E72"/>
    <w:rsid w:val="0022414D"/>
    <w:rsid w:val="00226836"/>
    <w:rsid w:val="00231121"/>
    <w:rsid w:val="00241917"/>
    <w:rsid w:val="00243098"/>
    <w:rsid w:val="00244BE6"/>
    <w:rsid w:val="002450CB"/>
    <w:rsid w:val="00245961"/>
    <w:rsid w:val="00245D36"/>
    <w:rsid w:val="002470FE"/>
    <w:rsid w:val="00250098"/>
    <w:rsid w:val="00252B6B"/>
    <w:rsid w:val="0026039B"/>
    <w:rsid w:val="00260666"/>
    <w:rsid w:val="00262F4C"/>
    <w:rsid w:val="002650EF"/>
    <w:rsid w:val="002941CC"/>
    <w:rsid w:val="002A2F2C"/>
    <w:rsid w:val="002A3A6F"/>
    <w:rsid w:val="002A60BA"/>
    <w:rsid w:val="002B05A9"/>
    <w:rsid w:val="002B5F32"/>
    <w:rsid w:val="002B7704"/>
    <w:rsid w:val="002B7F19"/>
    <w:rsid w:val="002C06EA"/>
    <w:rsid w:val="002C2B17"/>
    <w:rsid w:val="002C3EC8"/>
    <w:rsid w:val="002C56D5"/>
    <w:rsid w:val="002D09A6"/>
    <w:rsid w:val="002D3494"/>
    <w:rsid w:val="002D349B"/>
    <w:rsid w:val="002E029C"/>
    <w:rsid w:val="002E62F6"/>
    <w:rsid w:val="002E6E7B"/>
    <w:rsid w:val="002F00BA"/>
    <w:rsid w:val="002F17B0"/>
    <w:rsid w:val="00301542"/>
    <w:rsid w:val="00321405"/>
    <w:rsid w:val="003243B3"/>
    <w:rsid w:val="0032768F"/>
    <w:rsid w:val="00342470"/>
    <w:rsid w:val="00345D7F"/>
    <w:rsid w:val="00345F3E"/>
    <w:rsid w:val="00347F35"/>
    <w:rsid w:val="00352927"/>
    <w:rsid w:val="003535EF"/>
    <w:rsid w:val="0036129A"/>
    <w:rsid w:val="00374B24"/>
    <w:rsid w:val="003769F4"/>
    <w:rsid w:val="003976D9"/>
    <w:rsid w:val="003A18E6"/>
    <w:rsid w:val="003A7ACB"/>
    <w:rsid w:val="003C0DBF"/>
    <w:rsid w:val="003C5A5B"/>
    <w:rsid w:val="003D4B35"/>
    <w:rsid w:val="003D66EB"/>
    <w:rsid w:val="003E110E"/>
    <w:rsid w:val="003E7912"/>
    <w:rsid w:val="003F0CBC"/>
    <w:rsid w:val="003F23ED"/>
    <w:rsid w:val="003F42C3"/>
    <w:rsid w:val="0040119E"/>
    <w:rsid w:val="004013FF"/>
    <w:rsid w:val="00401A61"/>
    <w:rsid w:val="00402E49"/>
    <w:rsid w:val="00404D05"/>
    <w:rsid w:val="00406661"/>
    <w:rsid w:val="00407DD9"/>
    <w:rsid w:val="00412574"/>
    <w:rsid w:val="00423AF2"/>
    <w:rsid w:val="00431860"/>
    <w:rsid w:val="0043570D"/>
    <w:rsid w:val="004372BD"/>
    <w:rsid w:val="004449C9"/>
    <w:rsid w:val="00445BB2"/>
    <w:rsid w:val="00461FAC"/>
    <w:rsid w:val="00463798"/>
    <w:rsid w:val="004668FF"/>
    <w:rsid w:val="00467275"/>
    <w:rsid w:val="00474FC8"/>
    <w:rsid w:val="00475B25"/>
    <w:rsid w:val="00476720"/>
    <w:rsid w:val="00477575"/>
    <w:rsid w:val="00477A2F"/>
    <w:rsid w:val="00494145"/>
    <w:rsid w:val="004A2E16"/>
    <w:rsid w:val="004A30FF"/>
    <w:rsid w:val="004A467B"/>
    <w:rsid w:val="004A551E"/>
    <w:rsid w:val="004B1C88"/>
    <w:rsid w:val="004B49F8"/>
    <w:rsid w:val="004B5B55"/>
    <w:rsid w:val="004B6E2D"/>
    <w:rsid w:val="004B7B55"/>
    <w:rsid w:val="004D2B15"/>
    <w:rsid w:val="004D441B"/>
    <w:rsid w:val="004D79E2"/>
    <w:rsid w:val="004E369A"/>
    <w:rsid w:val="004E7ED1"/>
    <w:rsid w:val="004F5BBB"/>
    <w:rsid w:val="004F719C"/>
    <w:rsid w:val="00500B24"/>
    <w:rsid w:val="00503A50"/>
    <w:rsid w:val="00503E5E"/>
    <w:rsid w:val="00505462"/>
    <w:rsid w:val="005077A9"/>
    <w:rsid w:val="00512E29"/>
    <w:rsid w:val="005179BD"/>
    <w:rsid w:val="00520AC1"/>
    <w:rsid w:val="0052738A"/>
    <w:rsid w:val="00530FBD"/>
    <w:rsid w:val="00534BA0"/>
    <w:rsid w:val="00535B38"/>
    <w:rsid w:val="00536593"/>
    <w:rsid w:val="00543EB7"/>
    <w:rsid w:val="00543EEF"/>
    <w:rsid w:val="005455FC"/>
    <w:rsid w:val="005466AC"/>
    <w:rsid w:val="005476E8"/>
    <w:rsid w:val="0055258A"/>
    <w:rsid w:val="005528FD"/>
    <w:rsid w:val="0055374E"/>
    <w:rsid w:val="00554413"/>
    <w:rsid w:val="005545B5"/>
    <w:rsid w:val="00564F44"/>
    <w:rsid w:val="00567E3A"/>
    <w:rsid w:val="0057465D"/>
    <w:rsid w:val="00584562"/>
    <w:rsid w:val="00592BE0"/>
    <w:rsid w:val="00596331"/>
    <w:rsid w:val="005A1D17"/>
    <w:rsid w:val="005A35B9"/>
    <w:rsid w:val="005A4551"/>
    <w:rsid w:val="005B00D2"/>
    <w:rsid w:val="005B252C"/>
    <w:rsid w:val="005B462E"/>
    <w:rsid w:val="005B6DB9"/>
    <w:rsid w:val="005C0925"/>
    <w:rsid w:val="005C3986"/>
    <w:rsid w:val="005C67EE"/>
    <w:rsid w:val="005C7552"/>
    <w:rsid w:val="005D09A2"/>
    <w:rsid w:val="005D16ED"/>
    <w:rsid w:val="005D6475"/>
    <w:rsid w:val="005E5800"/>
    <w:rsid w:val="005F15E3"/>
    <w:rsid w:val="005F62DA"/>
    <w:rsid w:val="00600BB9"/>
    <w:rsid w:val="00601668"/>
    <w:rsid w:val="006016F4"/>
    <w:rsid w:val="0060200B"/>
    <w:rsid w:val="006061A6"/>
    <w:rsid w:val="0061347D"/>
    <w:rsid w:val="006301E1"/>
    <w:rsid w:val="006310D0"/>
    <w:rsid w:val="006373C7"/>
    <w:rsid w:val="00643BD2"/>
    <w:rsid w:val="00653FB5"/>
    <w:rsid w:val="006576E9"/>
    <w:rsid w:val="0066636B"/>
    <w:rsid w:val="00670F96"/>
    <w:rsid w:val="00672AE1"/>
    <w:rsid w:val="0067307F"/>
    <w:rsid w:val="00675CF9"/>
    <w:rsid w:val="006760A2"/>
    <w:rsid w:val="00680A3A"/>
    <w:rsid w:val="00681688"/>
    <w:rsid w:val="00683CE6"/>
    <w:rsid w:val="006922CB"/>
    <w:rsid w:val="00692EB3"/>
    <w:rsid w:val="006944A6"/>
    <w:rsid w:val="00695EAF"/>
    <w:rsid w:val="00696D63"/>
    <w:rsid w:val="006970AF"/>
    <w:rsid w:val="006A1883"/>
    <w:rsid w:val="006A1EE8"/>
    <w:rsid w:val="006A53CA"/>
    <w:rsid w:val="006A7189"/>
    <w:rsid w:val="006B31EE"/>
    <w:rsid w:val="006B6A6E"/>
    <w:rsid w:val="006C0297"/>
    <w:rsid w:val="006C3466"/>
    <w:rsid w:val="006C415E"/>
    <w:rsid w:val="006D6D71"/>
    <w:rsid w:val="006F278B"/>
    <w:rsid w:val="006F53F9"/>
    <w:rsid w:val="0070190A"/>
    <w:rsid w:val="00723C14"/>
    <w:rsid w:val="007278F1"/>
    <w:rsid w:val="00727CDB"/>
    <w:rsid w:val="0073544F"/>
    <w:rsid w:val="00736EF6"/>
    <w:rsid w:val="0074098F"/>
    <w:rsid w:val="00742F28"/>
    <w:rsid w:val="007461F0"/>
    <w:rsid w:val="00751564"/>
    <w:rsid w:val="007539F7"/>
    <w:rsid w:val="00757D60"/>
    <w:rsid w:val="00760071"/>
    <w:rsid w:val="00760553"/>
    <w:rsid w:val="00762C16"/>
    <w:rsid w:val="0076557F"/>
    <w:rsid w:val="00767793"/>
    <w:rsid w:val="007731A3"/>
    <w:rsid w:val="00773BFE"/>
    <w:rsid w:val="007766F6"/>
    <w:rsid w:val="007831D3"/>
    <w:rsid w:val="00793548"/>
    <w:rsid w:val="00793FCD"/>
    <w:rsid w:val="007943DA"/>
    <w:rsid w:val="007B623B"/>
    <w:rsid w:val="007C427A"/>
    <w:rsid w:val="007C65F7"/>
    <w:rsid w:val="007D070F"/>
    <w:rsid w:val="007D1460"/>
    <w:rsid w:val="007D28DC"/>
    <w:rsid w:val="007E593A"/>
    <w:rsid w:val="007E5B05"/>
    <w:rsid w:val="007E6823"/>
    <w:rsid w:val="007F0D81"/>
    <w:rsid w:val="007F6E62"/>
    <w:rsid w:val="00803C59"/>
    <w:rsid w:val="00804D46"/>
    <w:rsid w:val="00805E65"/>
    <w:rsid w:val="00806351"/>
    <w:rsid w:val="008063AB"/>
    <w:rsid w:val="00824B6B"/>
    <w:rsid w:val="0082554C"/>
    <w:rsid w:val="00831BDD"/>
    <w:rsid w:val="00836AE3"/>
    <w:rsid w:val="00837967"/>
    <w:rsid w:val="00843007"/>
    <w:rsid w:val="00850801"/>
    <w:rsid w:val="0086152A"/>
    <w:rsid w:val="00864D20"/>
    <w:rsid w:val="0086578E"/>
    <w:rsid w:val="00871E99"/>
    <w:rsid w:val="0087393C"/>
    <w:rsid w:val="00875260"/>
    <w:rsid w:val="008905E2"/>
    <w:rsid w:val="00894A7B"/>
    <w:rsid w:val="008969FF"/>
    <w:rsid w:val="008970A1"/>
    <w:rsid w:val="008B3776"/>
    <w:rsid w:val="008C23D7"/>
    <w:rsid w:val="008C2809"/>
    <w:rsid w:val="008C3E15"/>
    <w:rsid w:val="008E05E7"/>
    <w:rsid w:val="008E2218"/>
    <w:rsid w:val="008E44B8"/>
    <w:rsid w:val="008E59AB"/>
    <w:rsid w:val="008E6994"/>
    <w:rsid w:val="008F5565"/>
    <w:rsid w:val="008F6BBB"/>
    <w:rsid w:val="008F73E7"/>
    <w:rsid w:val="008F75F1"/>
    <w:rsid w:val="009053ED"/>
    <w:rsid w:val="00912696"/>
    <w:rsid w:val="00915670"/>
    <w:rsid w:val="00916CE9"/>
    <w:rsid w:val="0092130A"/>
    <w:rsid w:val="00921CF2"/>
    <w:rsid w:val="00921D1A"/>
    <w:rsid w:val="00925454"/>
    <w:rsid w:val="00931E7D"/>
    <w:rsid w:val="00934C24"/>
    <w:rsid w:val="00934D08"/>
    <w:rsid w:val="00937F82"/>
    <w:rsid w:val="00941E8D"/>
    <w:rsid w:val="00945312"/>
    <w:rsid w:val="00950131"/>
    <w:rsid w:val="009506DB"/>
    <w:rsid w:val="0095408A"/>
    <w:rsid w:val="00971600"/>
    <w:rsid w:val="00971C02"/>
    <w:rsid w:val="009744A3"/>
    <w:rsid w:val="00974B5B"/>
    <w:rsid w:val="00975017"/>
    <w:rsid w:val="00985C0B"/>
    <w:rsid w:val="00986248"/>
    <w:rsid w:val="00993126"/>
    <w:rsid w:val="00994B12"/>
    <w:rsid w:val="009B1982"/>
    <w:rsid w:val="009B1AC5"/>
    <w:rsid w:val="009B33EA"/>
    <w:rsid w:val="009B3A35"/>
    <w:rsid w:val="009B52EF"/>
    <w:rsid w:val="009B64AF"/>
    <w:rsid w:val="009C3858"/>
    <w:rsid w:val="009C490B"/>
    <w:rsid w:val="009C4C7E"/>
    <w:rsid w:val="009D09F0"/>
    <w:rsid w:val="009D5E89"/>
    <w:rsid w:val="009E48E2"/>
    <w:rsid w:val="009E58DF"/>
    <w:rsid w:val="009E5EAF"/>
    <w:rsid w:val="009E6475"/>
    <w:rsid w:val="009F613E"/>
    <w:rsid w:val="00A1154F"/>
    <w:rsid w:val="00A22AF4"/>
    <w:rsid w:val="00A250C4"/>
    <w:rsid w:val="00A26DA0"/>
    <w:rsid w:val="00A30E35"/>
    <w:rsid w:val="00A31CBE"/>
    <w:rsid w:val="00A36C43"/>
    <w:rsid w:val="00A407E0"/>
    <w:rsid w:val="00A44389"/>
    <w:rsid w:val="00A46895"/>
    <w:rsid w:val="00A60433"/>
    <w:rsid w:val="00A632BC"/>
    <w:rsid w:val="00A63E9A"/>
    <w:rsid w:val="00A70332"/>
    <w:rsid w:val="00A71BAF"/>
    <w:rsid w:val="00A7405A"/>
    <w:rsid w:val="00A7484F"/>
    <w:rsid w:val="00A8032D"/>
    <w:rsid w:val="00A806C1"/>
    <w:rsid w:val="00A808FA"/>
    <w:rsid w:val="00A868F5"/>
    <w:rsid w:val="00AA3983"/>
    <w:rsid w:val="00AB18EF"/>
    <w:rsid w:val="00AB7749"/>
    <w:rsid w:val="00AC28CD"/>
    <w:rsid w:val="00AC751D"/>
    <w:rsid w:val="00AD1994"/>
    <w:rsid w:val="00AD3745"/>
    <w:rsid w:val="00AD604E"/>
    <w:rsid w:val="00AE5FE7"/>
    <w:rsid w:val="00AE6E44"/>
    <w:rsid w:val="00AF010D"/>
    <w:rsid w:val="00AF22BA"/>
    <w:rsid w:val="00AF2A5D"/>
    <w:rsid w:val="00AF766A"/>
    <w:rsid w:val="00B00267"/>
    <w:rsid w:val="00B00F77"/>
    <w:rsid w:val="00B31CC2"/>
    <w:rsid w:val="00B3370E"/>
    <w:rsid w:val="00B3509B"/>
    <w:rsid w:val="00B3553C"/>
    <w:rsid w:val="00B41040"/>
    <w:rsid w:val="00B43B60"/>
    <w:rsid w:val="00B47A3E"/>
    <w:rsid w:val="00B5035E"/>
    <w:rsid w:val="00B51E6F"/>
    <w:rsid w:val="00B54054"/>
    <w:rsid w:val="00B558CC"/>
    <w:rsid w:val="00B559ED"/>
    <w:rsid w:val="00B61F39"/>
    <w:rsid w:val="00B66011"/>
    <w:rsid w:val="00B6747F"/>
    <w:rsid w:val="00B67FE7"/>
    <w:rsid w:val="00B70C23"/>
    <w:rsid w:val="00B73350"/>
    <w:rsid w:val="00B76248"/>
    <w:rsid w:val="00B77A8D"/>
    <w:rsid w:val="00B84034"/>
    <w:rsid w:val="00B844ED"/>
    <w:rsid w:val="00B8518B"/>
    <w:rsid w:val="00B90F2B"/>
    <w:rsid w:val="00B94C9C"/>
    <w:rsid w:val="00BA2424"/>
    <w:rsid w:val="00BB2BCC"/>
    <w:rsid w:val="00BC046A"/>
    <w:rsid w:val="00BC0F29"/>
    <w:rsid w:val="00BC3A14"/>
    <w:rsid w:val="00BD1972"/>
    <w:rsid w:val="00BD34C6"/>
    <w:rsid w:val="00BD46AE"/>
    <w:rsid w:val="00BD6701"/>
    <w:rsid w:val="00BF1374"/>
    <w:rsid w:val="00BF6780"/>
    <w:rsid w:val="00BF6D5B"/>
    <w:rsid w:val="00BF76CB"/>
    <w:rsid w:val="00BF7D11"/>
    <w:rsid w:val="00C01362"/>
    <w:rsid w:val="00C016BA"/>
    <w:rsid w:val="00C022AF"/>
    <w:rsid w:val="00C11676"/>
    <w:rsid w:val="00C133A1"/>
    <w:rsid w:val="00C20499"/>
    <w:rsid w:val="00C213FC"/>
    <w:rsid w:val="00C21B20"/>
    <w:rsid w:val="00C24F63"/>
    <w:rsid w:val="00C25EBC"/>
    <w:rsid w:val="00C30CA4"/>
    <w:rsid w:val="00C3553B"/>
    <w:rsid w:val="00C416FC"/>
    <w:rsid w:val="00C54FCB"/>
    <w:rsid w:val="00C56284"/>
    <w:rsid w:val="00C66A06"/>
    <w:rsid w:val="00C66D48"/>
    <w:rsid w:val="00C9045D"/>
    <w:rsid w:val="00C955E2"/>
    <w:rsid w:val="00C9602E"/>
    <w:rsid w:val="00CA06A8"/>
    <w:rsid w:val="00CA755D"/>
    <w:rsid w:val="00CB07B2"/>
    <w:rsid w:val="00CB2660"/>
    <w:rsid w:val="00CC22B5"/>
    <w:rsid w:val="00CC5CEE"/>
    <w:rsid w:val="00CC6CBB"/>
    <w:rsid w:val="00CC79FF"/>
    <w:rsid w:val="00CD10C7"/>
    <w:rsid w:val="00CD18A9"/>
    <w:rsid w:val="00CD3B2A"/>
    <w:rsid w:val="00CD4863"/>
    <w:rsid w:val="00CD72C7"/>
    <w:rsid w:val="00CE017C"/>
    <w:rsid w:val="00CE390B"/>
    <w:rsid w:val="00CE68B2"/>
    <w:rsid w:val="00CF1291"/>
    <w:rsid w:val="00CF245D"/>
    <w:rsid w:val="00CF5943"/>
    <w:rsid w:val="00D06C3F"/>
    <w:rsid w:val="00D078FE"/>
    <w:rsid w:val="00D10EE6"/>
    <w:rsid w:val="00D11D80"/>
    <w:rsid w:val="00D16F9F"/>
    <w:rsid w:val="00D25F44"/>
    <w:rsid w:val="00D30324"/>
    <w:rsid w:val="00D35157"/>
    <w:rsid w:val="00D42632"/>
    <w:rsid w:val="00D44FA3"/>
    <w:rsid w:val="00D52890"/>
    <w:rsid w:val="00D56FE7"/>
    <w:rsid w:val="00D61634"/>
    <w:rsid w:val="00D62BC0"/>
    <w:rsid w:val="00D83413"/>
    <w:rsid w:val="00DA7388"/>
    <w:rsid w:val="00DA78DC"/>
    <w:rsid w:val="00DA79CB"/>
    <w:rsid w:val="00DB1AED"/>
    <w:rsid w:val="00DB4CE3"/>
    <w:rsid w:val="00DC30A7"/>
    <w:rsid w:val="00DC509A"/>
    <w:rsid w:val="00DC5617"/>
    <w:rsid w:val="00DD08A2"/>
    <w:rsid w:val="00DD0AA0"/>
    <w:rsid w:val="00DD55E9"/>
    <w:rsid w:val="00DD799C"/>
    <w:rsid w:val="00DE14A8"/>
    <w:rsid w:val="00DE42D4"/>
    <w:rsid w:val="00DE4AC5"/>
    <w:rsid w:val="00DE771B"/>
    <w:rsid w:val="00DF19B2"/>
    <w:rsid w:val="00DF4CE5"/>
    <w:rsid w:val="00DF517B"/>
    <w:rsid w:val="00E010D6"/>
    <w:rsid w:val="00E04186"/>
    <w:rsid w:val="00E068DC"/>
    <w:rsid w:val="00E1394B"/>
    <w:rsid w:val="00E14EEE"/>
    <w:rsid w:val="00E1649A"/>
    <w:rsid w:val="00E17CF7"/>
    <w:rsid w:val="00E2582C"/>
    <w:rsid w:val="00E26DD2"/>
    <w:rsid w:val="00E32BB7"/>
    <w:rsid w:val="00E3339E"/>
    <w:rsid w:val="00E33A6E"/>
    <w:rsid w:val="00E35282"/>
    <w:rsid w:val="00E43D0B"/>
    <w:rsid w:val="00E47FA7"/>
    <w:rsid w:val="00E52799"/>
    <w:rsid w:val="00E52B8C"/>
    <w:rsid w:val="00E6004A"/>
    <w:rsid w:val="00E60C9B"/>
    <w:rsid w:val="00E6221E"/>
    <w:rsid w:val="00E631D9"/>
    <w:rsid w:val="00E63220"/>
    <w:rsid w:val="00E6480A"/>
    <w:rsid w:val="00E669F2"/>
    <w:rsid w:val="00E67410"/>
    <w:rsid w:val="00E70874"/>
    <w:rsid w:val="00E81DE8"/>
    <w:rsid w:val="00E84186"/>
    <w:rsid w:val="00E84CE9"/>
    <w:rsid w:val="00E944BF"/>
    <w:rsid w:val="00EA153A"/>
    <w:rsid w:val="00EA368B"/>
    <w:rsid w:val="00EA4C35"/>
    <w:rsid w:val="00EB2D78"/>
    <w:rsid w:val="00EB3973"/>
    <w:rsid w:val="00EB5406"/>
    <w:rsid w:val="00EB564F"/>
    <w:rsid w:val="00EB5E75"/>
    <w:rsid w:val="00EB6985"/>
    <w:rsid w:val="00EB7E8B"/>
    <w:rsid w:val="00EC018D"/>
    <w:rsid w:val="00EC4A28"/>
    <w:rsid w:val="00ED2D07"/>
    <w:rsid w:val="00ED56C4"/>
    <w:rsid w:val="00ED5CEC"/>
    <w:rsid w:val="00EE262B"/>
    <w:rsid w:val="00EE5FDF"/>
    <w:rsid w:val="00EF2C65"/>
    <w:rsid w:val="00EF2E97"/>
    <w:rsid w:val="00EF59D0"/>
    <w:rsid w:val="00EF6372"/>
    <w:rsid w:val="00F007F1"/>
    <w:rsid w:val="00F02029"/>
    <w:rsid w:val="00F07418"/>
    <w:rsid w:val="00F17064"/>
    <w:rsid w:val="00F22279"/>
    <w:rsid w:val="00F23CD2"/>
    <w:rsid w:val="00F25A8B"/>
    <w:rsid w:val="00F2612F"/>
    <w:rsid w:val="00F2657D"/>
    <w:rsid w:val="00F32DA7"/>
    <w:rsid w:val="00F36570"/>
    <w:rsid w:val="00F37296"/>
    <w:rsid w:val="00F37E3F"/>
    <w:rsid w:val="00F44907"/>
    <w:rsid w:val="00F46DAC"/>
    <w:rsid w:val="00F51FEB"/>
    <w:rsid w:val="00F5384B"/>
    <w:rsid w:val="00F61D07"/>
    <w:rsid w:val="00F63B5A"/>
    <w:rsid w:val="00F65425"/>
    <w:rsid w:val="00F65A55"/>
    <w:rsid w:val="00F67791"/>
    <w:rsid w:val="00F737E7"/>
    <w:rsid w:val="00F74358"/>
    <w:rsid w:val="00F84B60"/>
    <w:rsid w:val="00F86CD2"/>
    <w:rsid w:val="00F90647"/>
    <w:rsid w:val="00F916A5"/>
    <w:rsid w:val="00F95F2B"/>
    <w:rsid w:val="00F96914"/>
    <w:rsid w:val="00F97E05"/>
    <w:rsid w:val="00FA1280"/>
    <w:rsid w:val="00FA1BF4"/>
    <w:rsid w:val="00FA1DCE"/>
    <w:rsid w:val="00FA307B"/>
    <w:rsid w:val="00FA75E0"/>
    <w:rsid w:val="00FB3332"/>
    <w:rsid w:val="00FB363F"/>
    <w:rsid w:val="00FC2295"/>
    <w:rsid w:val="00FC3024"/>
    <w:rsid w:val="00FC4F0D"/>
    <w:rsid w:val="00FD7E2B"/>
    <w:rsid w:val="00FE0E2C"/>
    <w:rsid w:val="00FF1EAF"/>
    <w:rsid w:val="116F4FD1"/>
    <w:rsid w:val="24065664"/>
    <w:rsid w:val="261F67B1"/>
    <w:rsid w:val="270206EF"/>
    <w:rsid w:val="278F643E"/>
    <w:rsid w:val="29485A53"/>
    <w:rsid w:val="30F06C98"/>
    <w:rsid w:val="3109644D"/>
    <w:rsid w:val="317F08E3"/>
    <w:rsid w:val="3B714A65"/>
    <w:rsid w:val="44C81B4B"/>
    <w:rsid w:val="4A8915B8"/>
    <w:rsid w:val="5DAE24D3"/>
    <w:rsid w:val="67B43958"/>
    <w:rsid w:val="747467F4"/>
    <w:rsid w:val="74B34611"/>
    <w:rsid w:val="77476F6D"/>
    <w:rsid w:val="7A7D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0"/>
    <w:autoRedefine/>
    <w:unhideWhenUsed/>
    <w:qFormat/>
    <w:uiPriority w:val="9"/>
    <w:pPr>
      <w:keepNext/>
      <w:keepLines/>
      <w:numPr>
        <w:ilvl w:val="0"/>
        <w:numId w:val="1"/>
      </w:numPr>
      <w:spacing w:before="260" w:after="260" w:line="416" w:lineRule="auto"/>
      <w:outlineLvl w:val="1"/>
    </w:pPr>
    <w:rPr>
      <w:rFonts w:eastAsia="宋体"/>
      <w:b/>
      <w:bCs/>
      <w:sz w:val="32"/>
      <w:szCs w:val="32"/>
    </w:rPr>
  </w:style>
  <w:style w:type="paragraph" w:styleId="4">
    <w:name w:val="heading 3"/>
    <w:basedOn w:val="1"/>
    <w:next w:val="1"/>
    <w:link w:val="30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pBdr>
        <w:between w:val="double" w:color="auto" w:sz="6" w:space="0"/>
      </w:pBdr>
      <w:ind w:left="1200"/>
    </w:pPr>
    <w:rPr>
      <w:rFonts w:asciiTheme="minorHAnsi" w:eastAsiaTheme="minorHAnsi"/>
      <w:sz w:val="20"/>
      <w:szCs w:val="20"/>
    </w:rPr>
  </w:style>
  <w:style w:type="paragraph" w:styleId="7">
    <w:name w:val="annotation text"/>
    <w:basedOn w:val="1"/>
    <w:link w:val="24"/>
    <w:autoRedefine/>
    <w:semiHidden/>
    <w:unhideWhenUsed/>
    <w:qFormat/>
    <w:uiPriority w:val="99"/>
  </w:style>
  <w:style w:type="paragraph" w:styleId="8">
    <w:name w:val="toc 5"/>
    <w:basedOn w:val="1"/>
    <w:next w:val="1"/>
    <w:autoRedefine/>
    <w:unhideWhenUsed/>
    <w:qFormat/>
    <w:uiPriority w:val="39"/>
    <w:pPr>
      <w:pBdr>
        <w:between w:val="double" w:color="auto" w:sz="6" w:space="0"/>
      </w:pBdr>
      <w:ind w:left="720"/>
    </w:pPr>
    <w:rPr>
      <w:rFonts w:asciiTheme="minorHAnsi" w:eastAsiaTheme="minorHAnsi"/>
      <w:sz w:val="20"/>
      <w:szCs w:val="20"/>
    </w:rPr>
  </w:style>
  <w:style w:type="paragraph" w:styleId="9">
    <w:name w:val="toc 3"/>
    <w:basedOn w:val="1"/>
    <w:next w:val="1"/>
    <w:autoRedefine/>
    <w:unhideWhenUsed/>
    <w:qFormat/>
    <w:uiPriority w:val="39"/>
    <w:pPr>
      <w:ind w:left="240"/>
    </w:pPr>
    <w:rPr>
      <w:rFonts w:asciiTheme="minorHAnsi" w:eastAsiaTheme="minorHAnsi"/>
      <w:i/>
      <w:iCs/>
      <w:sz w:val="22"/>
      <w:szCs w:val="22"/>
    </w:rPr>
  </w:style>
  <w:style w:type="paragraph" w:styleId="10">
    <w:name w:val="toc 8"/>
    <w:basedOn w:val="1"/>
    <w:next w:val="1"/>
    <w:autoRedefine/>
    <w:unhideWhenUsed/>
    <w:qFormat/>
    <w:uiPriority w:val="39"/>
    <w:pPr>
      <w:pBdr>
        <w:between w:val="double" w:color="auto" w:sz="6" w:space="0"/>
      </w:pBdr>
      <w:ind w:left="1440"/>
    </w:pPr>
    <w:rPr>
      <w:rFonts w:asciiTheme="minorHAnsi" w:eastAsiaTheme="minorHAnsi"/>
      <w:sz w:val="20"/>
      <w:szCs w:val="20"/>
    </w:rPr>
  </w:style>
  <w:style w:type="paragraph" w:styleId="11">
    <w:name w:val="footer"/>
    <w:basedOn w:val="1"/>
    <w:link w:val="43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spacing w:before="120"/>
    </w:pPr>
    <w:rPr>
      <w:rFonts w:asciiTheme="majorHAnsi" w:eastAsiaTheme="majorHAnsi"/>
      <w:b/>
      <w:bCs/>
      <w:color w:val="548DD4"/>
    </w:rPr>
  </w:style>
  <w:style w:type="paragraph" w:styleId="14">
    <w:name w:val="toc 4"/>
    <w:basedOn w:val="1"/>
    <w:next w:val="1"/>
    <w:autoRedefine/>
    <w:unhideWhenUsed/>
    <w:qFormat/>
    <w:uiPriority w:val="39"/>
    <w:pPr>
      <w:pBdr>
        <w:between w:val="double" w:color="auto" w:sz="6" w:space="0"/>
      </w:pBdr>
      <w:ind w:left="480"/>
    </w:pPr>
    <w:rPr>
      <w:rFonts w:asciiTheme="minorHAnsi" w:eastAsiaTheme="minorHAnsi"/>
      <w:sz w:val="20"/>
      <w:szCs w:val="20"/>
    </w:rPr>
  </w:style>
  <w:style w:type="paragraph" w:styleId="15">
    <w:name w:val="toc 6"/>
    <w:basedOn w:val="1"/>
    <w:next w:val="1"/>
    <w:autoRedefine/>
    <w:unhideWhenUsed/>
    <w:qFormat/>
    <w:uiPriority w:val="39"/>
    <w:pPr>
      <w:pBdr>
        <w:between w:val="double" w:color="auto" w:sz="6" w:space="0"/>
      </w:pBdr>
      <w:ind w:left="960"/>
    </w:pPr>
    <w:rPr>
      <w:rFonts w:asciiTheme="minorHAnsi" w:eastAsiaTheme="minorHAnsi"/>
      <w:sz w:val="20"/>
      <w:szCs w:val="20"/>
    </w:rPr>
  </w:style>
  <w:style w:type="paragraph" w:styleId="16">
    <w:name w:val="toc 2"/>
    <w:basedOn w:val="1"/>
    <w:next w:val="1"/>
    <w:autoRedefine/>
    <w:unhideWhenUsed/>
    <w:qFormat/>
    <w:uiPriority w:val="39"/>
    <w:rPr>
      <w:rFonts w:asciiTheme="minorHAnsi" w:eastAsiaTheme="minorHAnsi"/>
      <w:sz w:val="22"/>
      <w:szCs w:val="22"/>
    </w:rPr>
  </w:style>
  <w:style w:type="paragraph" w:styleId="17">
    <w:name w:val="toc 9"/>
    <w:basedOn w:val="1"/>
    <w:next w:val="1"/>
    <w:autoRedefine/>
    <w:unhideWhenUsed/>
    <w:qFormat/>
    <w:uiPriority w:val="39"/>
    <w:pPr>
      <w:pBdr>
        <w:between w:val="double" w:color="auto" w:sz="6" w:space="0"/>
      </w:pBdr>
      <w:ind w:left="1680"/>
    </w:pPr>
    <w:rPr>
      <w:rFonts w:asciiTheme="minorHAnsi" w:eastAsiaTheme="minorHAnsi"/>
      <w:sz w:val="20"/>
      <w:szCs w:val="20"/>
    </w:rPr>
  </w:style>
  <w:style w:type="paragraph" w:styleId="18">
    <w:name w:val="annotation subject"/>
    <w:basedOn w:val="7"/>
    <w:next w:val="7"/>
    <w:link w:val="37"/>
    <w:autoRedefine/>
    <w:semiHidden/>
    <w:unhideWhenUsed/>
    <w:qFormat/>
    <w:uiPriority w:val="99"/>
    <w:rPr>
      <w:b/>
      <w:bCs/>
    </w:r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20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3">
    <w:name w:val="annotation reference"/>
    <w:basedOn w:val="20"/>
    <w:autoRedefine/>
    <w:semiHidden/>
    <w:unhideWhenUsed/>
    <w:qFormat/>
    <w:uiPriority w:val="99"/>
    <w:rPr>
      <w:sz w:val="21"/>
      <w:szCs w:val="21"/>
    </w:rPr>
  </w:style>
  <w:style w:type="character" w:customStyle="1" w:styleId="24">
    <w:name w:val="批注文字 字符"/>
    <w:basedOn w:val="20"/>
    <w:link w:val="7"/>
    <w:autoRedefine/>
    <w:semiHidden/>
    <w:qFormat/>
    <w:uiPriority w:val="99"/>
    <w:rPr>
      <w:rFonts w:ascii="Times New Roman" w:hAnsi="Times New Roman" w:cs="Times New Roman"/>
      <w:kern w:val="0"/>
    </w:rPr>
  </w:style>
  <w:style w:type="character" w:customStyle="1" w:styleId="25">
    <w:name w:val="hljs-function"/>
    <w:basedOn w:val="20"/>
    <w:autoRedefine/>
    <w:qFormat/>
    <w:uiPriority w:val="0"/>
  </w:style>
  <w:style w:type="character" w:customStyle="1" w:styleId="26">
    <w:name w:val="hljs-number"/>
    <w:basedOn w:val="20"/>
    <w:autoRedefine/>
    <w:qFormat/>
    <w:uiPriority w:val="0"/>
  </w:style>
  <w:style w:type="character" w:customStyle="1" w:styleId="27">
    <w:name w:val="comment"/>
    <w:basedOn w:val="20"/>
    <w:autoRedefine/>
    <w:qFormat/>
    <w:uiPriority w:val="0"/>
  </w:style>
  <w:style w:type="paragraph" w:customStyle="1" w:styleId="28">
    <w:name w:val="alt"/>
    <w:basedOn w:val="1"/>
    <w:autoRedefine/>
    <w:qFormat/>
    <w:uiPriority w:val="0"/>
    <w:pPr>
      <w:spacing w:before="100" w:beforeAutospacing="1" w:after="100" w:afterAutospacing="1"/>
    </w:pPr>
    <w:rPr>
      <w:rFonts w:ascii="宋体" w:hAnsi="宋体" w:eastAsia="宋体" w:cs="宋体"/>
    </w:rPr>
  </w:style>
  <w:style w:type="character" w:customStyle="1" w:styleId="29">
    <w:name w:val="页眉 字符"/>
    <w:basedOn w:val="20"/>
    <w:link w:val="12"/>
    <w:autoRedefine/>
    <w:qFormat/>
    <w:uiPriority w:val="99"/>
    <w:rPr>
      <w:rFonts w:ascii="Times New Roman" w:hAnsi="Times New Roman" w:cs="Times New Roman"/>
      <w:kern w:val="0"/>
      <w:sz w:val="18"/>
      <w:szCs w:val="18"/>
    </w:rPr>
  </w:style>
  <w:style w:type="character" w:customStyle="1" w:styleId="30">
    <w:name w:val="标题 3 字符"/>
    <w:basedOn w:val="20"/>
    <w:link w:val="4"/>
    <w:autoRedefine/>
    <w:qFormat/>
    <w:uiPriority w:val="9"/>
    <w:rPr>
      <w:rFonts w:ascii="Times New Roman" w:hAnsi="Times New Roman" w:cs="Times New Roman"/>
      <w:b/>
      <w:bCs/>
      <w:kern w:val="0"/>
      <w:sz w:val="32"/>
      <w:szCs w:val="32"/>
    </w:rPr>
  </w:style>
  <w:style w:type="character" w:customStyle="1" w:styleId="31">
    <w:name w:val="hljs-class"/>
    <w:basedOn w:val="20"/>
    <w:autoRedefine/>
    <w:qFormat/>
    <w:uiPriority w:val="0"/>
  </w:style>
  <w:style w:type="character" w:customStyle="1" w:styleId="32">
    <w:name w:val="string"/>
    <w:basedOn w:val="20"/>
    <w:autoRedefine/>
    <w:qFormat/>
    <w:uiPriority w:val="0"/>
  </w:style>
  <w:style w:type="character" w:customStyle="1" w:styleId="33">
    <w:name w:val="标题 4 字符"/>
    <w:basedOn w:val="20"/>
    <w:link w:val="5"/>
    <w:autoRedefine/>
    <w:qFormat/>
    <w:uiPriority w:val="9"/>
    <w:rPr>
      <w:rFonts w:asciiTheme="majorHAnsi" w:hAnsiTheme="majorHAnsi" w:eastAsiaTheme="majorEastAsia" w:cstheme="majorBidi"/>
      <w:b/>
      <w:bCs/>
      <w:kern w:val="0"/>
      <w:sz w:val="28"/>
      <w:szCs w:val="28"/>
    </w:rPr>
  </w:style>
  <w:style w:type="paragraph" w:customStyle="1" w:styleId="34">
    <w:name w:val="l1"/>
    <w:basedOn w:val="1"/>
    <w:autoRedefine/>
    <w:qFormat/>
    <w:uiPriority w:val="0"/>
    <w:pPr>
      <w:spacing w:before="100" w:beforeAutospacing="1" w:after="100" w:afterAutospacing="1"/>
    </w:pPr>
    <w:rPr>
      <w:rFonts w:ascii="宋体" w:hAnsi="宋体" w:eastAsia="宋体" w:cs="宋体"/>
    </w:rPr>
  </w:style>
  <w:style w:type="character" w:customStyle="1" w:styleId="35">
    <w:name w:val="pun"/>
    <w:basedOn w:val="20"/>
    <w:autoRedefine/>
    <w:qFormat/>
    <w:uiPriority w:val="0"/>
  </w:style>
  <w:style w:type="character" w:customStyle="1" w:styleId="36">
    <w:name w:val="标题 1 字符"/>
    <w:basedOn w:val="20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37">
    <w:name w:val="批注主题 字符"/>
    <w:basedOn w:val="24"/>
    <w:link w:val="18"/>
    <w:autoRedefine/>
    <w:semiHidden/>
    <w:qFormat/>
    <w:uiPriority w:val="99"/>
    <w:rPr>
      <w:rFonts w:ascii="Times New Roman" w:hAnsi="Times New Roman" w:cs="Times New Roman"/>
      <w:b/>
      <w:bCs/>
      <w:kern w:val="0"/>
    </w:rPr>
  </w:style>
  <w:style w:type="character" w:customStyle="1" w:styleId="38">
    <w:name w:val="hljs-params"/>
    <w:basedOn w:val="20"/>
    <w:autoRedefine/>
    <w:qFormat/>
    <w:uiPriority w:val="0"/>
  </w:style>
  <w:style w:type="character" w:customStyle="1" w:styleId="39">
    <w:name w:val="pln"/>
    <w:basedOn w:val="20"/>
    <w:autoRedefine/>
    <w:qFormat/>
    <w:uiPriority w:val="0"/>
  </w:style>
  <w:style w:type="character" w:customStyle="1" w:styleId="40">
    <w:name w:val="标题 2 字符"/>
    <w:basedOn w:val="20"/>
    <w:link w:val="3"/>
    <w:autoRedefine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1">
    <w:name w:val="hljs-title"/>
    <w:basedOn w:val="20"/>
    <w:autoRedefine/>
    <w:qFormat/>
    <w:uiPriority w:val="0"/>
  </w:style>
  <w:style w:type="paragraph" w:styleId="4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43">
    <w:name w:val="页脚 字符"/>
    <w:basedOn w:val="20"/>
    <w:link w:val="11"/>
    <w:autoRedefine/>
    <w:qFormat/>
    <w:uiPriority w:val="99"/>
    <w:rPr>
      <w:rFonts w:ascii="Times New Roman" w:hAnsi="Times New Roman" w:cs="Times New Roman"/>
      <w:kern w:val="0"/>
      <w:sz w:val="18"/>
      <w:szCs w:val="18"/>
    </w:rPr>
  </w:style>
  <w:style w:type="paragraph" w:customStyle="1" w:styleId="44">
    <w:name w:val="l0"/>
    <w:basedOn w:val="1"/>
    <w:autoRedefine/>
    <w:qFormat/>
    <w:uiPriority w:val="0"/>
    <w:pPr>
      <w:spacing w:before="100" w:beforeAutospacing="1" w:after="100" w:afterAutospacing="1"/>
    </w:pPr>
    <w:rPr>
      <w:rFonts w:ascii="宋体" w:hAnsi="宋体" w:eastAsia="宋体" w:cs="宋体"/>
    </w:rPr>
  </w:style>
  <w:style w:type="character" w:customStyle="1" w:styleId="45">
    <w:name w:val="number"/>
    <w:basedOn w:val="20"/>
    <w:autoRedefine/>
    <w:qFormat/>
    <w:uiPriority w:val="0"/>
  </w:style>
  <w:style w:type="character" w:customStyle="1" w:styleId="46">
    <w:name w:val="typ"/>
    <w:basedOn w:val="20"/>
    <w:autoRedefine/>
    <w:qFormat/>
    <w:uiPriority w:val="0"/>
  </w:style>
  <w:style w:type="character" w:customStyle="1" w:styleId="47">
    <w:name w:val="hljs-string"/>
    <w:basedOn w:val="20"/>
    <w:autoRedefine/>
    <w:qFormat/>
    <w:uiPriority w:val="0"/>
  </w:style>
  <w:style w:type="character" w:customStyle="1" w:styleId="48">
    <w:name w:val="datatypes"/>
    <w:basedOn w:val="20"/>
    <w:autoRedefine/>
    <w:qFormat/>
    <w:uiPriority w:val="0"/>
  </w:style>
  <w:style w:type="character" w:customStyle="1" w:styleId="49">
    <w:name w:val="hljs-comment"/>
    <w:basedOn w:val="20"/>
    <w:autoRedefine/>
    <w:qFormat/>
    <w:uiPriority w:val="0"/>
  </w:style>
  <w:style w:type="character" w:customStyle="1" w:styleId="50">
    <w:name w:val="keyword"/>
    <w:basedOn w:val="20"/>
    <w:autoRedefine/>
    <w:qFormat/>
    <w:uiPriority w:val="0"/>
  </w:style>
  <w:style w:type="character" w:customStyle="1" w:styleId="51">
    <w:name w:val="hljs-keyword"/>
    <w:basedOn w:val="20"/>
    <w:autoRedefine/>
    <w:qFormat/>
    <w:uiPriority w:val="0"/>
  </w:style>
  <w:style w:type="paragraph" w:customStyle="1" w:styleId="52">
    <w:name w:val="WPSOffice手动目录 1"/>
    <w:autoRedefine/>
    <w:qFormat/>
    <w:uiPriority w:val="0"/>
    <w:rPr>
      <w:rFonts w:asciiTheme="minorHAnsi" w:hAnsiTheme="minorHAnsi" w:eastAsiaTheme="minorEastAsia" w:cstheme="minorBidi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11065</Words>
  <Characters>16061</Characters>
  <Lines>145</Lines>
  <Paragraphs>40</Paragraphs>
  <TotalTime>2</TotalTime>
  <ScaleCrop>false</ScaleCrop>
  <LinksUpToDate>false</LinksUpToDate>
  <CharactersWithSpaces>18834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2024-04-25T17:31:00Z</dcterms:created>
  <dc:creator>cyh01</dc:creator>
  <cp:lastModifiedBy>ABU</cp:lastModifiedBy>
  <dcterms:modified xsi:type="dcterms:W3CDTF">2025-03-11T12:45:32Z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678EC152E44B409888D7389A3FC9177F_13</vt:lpwstr>
  </property>
  <property fmtid="{D5CDD505-2E9C-101B-9397-08002B2CF9AE}" pid="4" name="KSOTemplateDocerSaveRecord">
    <vt:lpwstr>eyJoZGlkIjoiY2YzMWZiZTgwOTIwN2RhMzlkM2I1MmU1ZjQ3OTI0YTgiLCJ1c2VySWQiOiIxMDQ4NjMwMjIzIn0=</vt:lpwstr>
  </property>
</Properties>
</file>