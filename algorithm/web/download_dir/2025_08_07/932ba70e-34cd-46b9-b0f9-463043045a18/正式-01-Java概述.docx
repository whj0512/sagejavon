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D62FE">
      <w:pPr>
        <w:pStyle w:val="12"/>
        <w:tabs>
          <w:tab w:val="right" w:leader="dot" w:pos="8300"/>
        </w:tabs>
        <w:rPr>
          <w:rFonts w:ascii="Times New Roman" w:hAnsi="Times New Roman" w:eastAsia="宋体" w:cs="Times New Roman"/>
          <w:kern w:val="0"/>
        </w:rPr>
      </w:pPr>
      <w:r>
        <w:rPr>
          <w:rFonts w:ascii="Times New Roman" w:hAnsi="Times New Roman" w:eastAsia="宋体" w:cs="Times New Roman"/>
        </w:rPr>
        <w:fldChar w:fldCharType="begin"/>
      </w:r>
      <w:r>
        <w:rPr>
          <w:rFonts w:ascii="Times New Roman" w:hAnsi="Times New Roman" w:eastAsia="宋体" w:cs="Times New Roman"/>
        </w:rPr>
        <w:instrText xml:space="preserve">TOC \o "1-4" \tdkey lr0twn</w:instrText>
      </w:r>
      <w:r>
        <w:rPr>
          <w:rFonts w:ascii="Times New Roman" w:hAnsi="Times New Roman" w:eastAsia="宋体" w:cs="Times New Roman"/>
        </w:rPr>
        <w:fldChar w:fldCharType="separate"/>
      </w:r>
      <w:r>
        <w:rPr>
          <w:rFonts w:ascii="Times New Roman" w:hAnsi="Times New Roman" w:eastAsia="宋体" w:cs="Times New Roman"/>
          <w:kern w:val="0"/>
        </w:rPr>
        <w:t>第一章 Java的明天、昨天和今天</w:t>
      </w:r>
      <w:r>
        <w:rPr>
          <w:rFonts w:ascii="Times New Roman" w:hAnsi="Times New Roman" w:eastAsia="宋体" w:cs="Times New Roman"/>
          <w:kern w:val="0"/>
        </w:rPr>
        <w:tab/>
      </w:r>
      <w:r>
        <w:rPr>
          <w:rFonts w:ascii="Times New Roman" w:hAnsi="Times New Roman" w:eastAsia="宋体" w:cs="Times New Roman"/>
          <w:kern w:val="0"/>
        </w:rPr>
        <w:fldChar w:fldCharType="begin"/>
      </w:r>
      <w:r>
        <w:rPr>
          <w:rFonts w:ascii="Times New Roman" w:hAnsi="Times New Roman" w:eastAsia="宋体" w:cs="Times New Roman"/>
          <w:kern w:val="0"/>
        </w:rPr>
        <w:instrText xml:space="preserve"> PAGEREF _Toc9402 \h </w:instrText>
      </w:r>
      <w:r>
        <w:rPr>
          <w:rFonts w:ascii="Times New Roman" w:hAnsi="Times New Roman" w:eastAsia="宋体" w:cs="Times New Roman"/>
          <w:kern w:val="0"/>
        </w:rPr>
        <w:fldChar w:fldCharType="separate"/>
      </w:r>
      <w:r>
        <w:rPr>
          <w:rFonts w:ascii="Times New Roman" w:hAnsi="Times New Roman" w:eastAsia="宋体" w:cs="Times New Roman"/>
          <w:kern w:val="0"/>
        </w:rPr>
        <w:t>2</w:t>
      </w:r>
      <w:r>
        <w:rPr>
          <w:rFonts w:ascii="Times New Roman" w:hAnsi="Times New Roman" w:eastAsia="宋体" w:cs="Times New Roman"/>
          <w:kern w:val="0"/>
        </w:rPr>
        <w:fldChar w:fldCharType="end"/>
      </w:r>
    </w:p>
    <w:p w14:paraId="7B8B591A">
      <w:pPr>
        <w:pStyle w:val="15"/>
        <w:tabs>
          <w:tab w:val="right" w:leader="dot" w:pos="8300"/>
        </w:tabs>
        <w:rPr>
          <w:rFonts w:ascii="Times New Roman" w:hAnsi="Times New Roman" w:eastAsia="宋体" w:cs="Times New Roman"/>
          <w:color w:val="333333"/>
          <w:kern w:val="0"/>
        </w:rPr>
      </w:pPr>
      <w:r>
        <w:rPr>
          <w:rFonts w:ascii="Times New Roman" w:hAnsi="Times New Roman" w:eastAsia="宋体" w:cs="Times New Roman"/>
          <w:color w:val="333333"/>
          <w:kern w:val="0"/>
        </w:rPr>
        <w:t>第一节Java的明天</w:t>
      </w:r>
      <w:r>
        <w:rPr>
          <w:rFonts w:ascii="Times New Roman" w:hAnsi="Times New Roman" w:eastAsia="宋体" w:cs="Times New Roman"/>
          <w:color w:val="333333"/>
          <w:kern w:val="0"/>
        </w:rPr>
        <w:tab/>
      </w:r>
      <w:r>
        <w:rPr>
          <w:rFonts w:ascii="Times New Roman" w:hAnsi="Times New Roman" w:eastAsia="宋体" w:cs="Times New Roman"/>
          <w:color w:val="333333"/>
          <w:kern w:val="0"/>
        </w:rPr>
        <w:fldChar w:fldCharType="begin"/>
      </w:r>
      <w:r>
        <w:rPr>
          <w:rFonts w:ascii="Times New Roman" w:hAnsi="Times New Roman" w:eastAsia="宋体" w:cs="Times New Roman"/>
          <w:color w:val="333333"/>
          <w:kern w:val="0"/>
        </w:rPr>
        <w:instrText xml:space="preserve"> PAGEREF _Toc8566 \h </w:instrText>
      </w:r>
      <w:r>
        <w:rPr>
          <w:rFonts w:ascii="Times New Roman" w:hAnsi="Times New Roman" w:eastAsia="宋体" w:cs="Times New Roman"/>
          <w:color w:val="333333"/>
          <w:kern w:val="0"/>
        </w:rPr>
        <w:fldChar w:fldCharType="separate"/>
      </w:r>
      <w:r>
        <w:rPr>
          <w:rFonts w:ascii="Times New Roman" w:hAnsi="Times New Roman" w:eastAsia="宋体" w:cs="Times New Roman"/>
          <w:color w:val="333333"/>
          <w:kern w:val="0"/>
        </w:rPr>
        <w:t>2</w:t>
      </w:r>
      <w:r>
        <w:rPr>
          <w:rFonts w:ascii="Times New Roman" w:hAnsi="Times New Roman" w:eastAsia="宋体" w:cs="Times New Roman"/>
          <w:color w:val="333333"/>
          <w:kern w:val="0"/>
        </w:rPr>
        <w:fldChar w:fldCharType="end"/>
      </w:r>
    </w:p>
    <w:p w14:paraId="2BE62871">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1.1.1 无处不在的Java语言</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_Toc31766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2</w:t>
      </w:r>
      <w:r>
        <w:rPr>
          <w:rFonts w:ascii="Times New Roman" w:hAnsi="Times New Roman" w:eastAsia="'Times New Roman'" w:cs="Times New Roman"/>
          <w:color w:val="333333"/>
          <w:kern w:val="0"/>
        </w:rPr>
        <w:fldChar w:fldCharType="end"/>
      </w:r>
    </w:p>
    <w:p w14:paraId="37AA4367">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1.1.2 功能强大的Java语言</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_Toc8814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3</w:t>
      </w:r>
      <w:r>
        <w:rPr>
          <w:rFonts w:ascii="Times New Roman" w:hAnsi="Times New Roman" w:eastAsia="'Times New Roman'" w:cs="Times New Roman"/>
          <w:color w:val="333333"/>
          <w:kern w:val="0"/>
        </w:rPr>
        <w:fldChar w:fldCharType="end"/>
      </w:r>
    </w:p>
    <w:p w14:paraId="19E8A3C8">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1.1.3 前景广阔的Java语言</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_Toc21165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4</w:t>
      </w:r>
      <w:r>
        <w:rPr>
          <w:rFonts w:ascii="Times New Roman" w:hAnsi="Times New Roman" w:eastAsia="'Times New Roman'" w:cs="Times New Roman"/>
          <w:color w:val="333333"/>
          <w:kern w:val="0"/>
        </w:rPr>
        <w:fldChar w:fldCharType="end"/>
      </w:r>
    </w:p>
    <w:p w14:paraId="0CDFEF93">
      <w:pPr>
        <w:pStyle w:val="15"/>
        <w:tabs>
          <w:tab w:val="right" w:leader="dot" w:pos="8300"/>
        </w:tabs>
        <w:rPr>
          <w:rFonts w:ascii="Times New Roman" w:hAnsi="Times New Roman" w:eastAsia="宋体" w:cs="Times New Roman"/>
          <w:color w:val="333333"/>
          <w:kern w:val="0"/>
        </w:rPr>
      </w:pPr>
      <w:r>
        <w:rPr>
          <w:rFonts w:ascii="Times New Roman" w:hAnsi="Times New Roman" w:eastAsia="宋体" w:cs="Times New Roman"/>
          <w:color w:val="333333"/>
          <w:kern w:val="0"/>
        </w:rPr>
        <w:t>第二节Java的昨天</w:t>
      </w:r>
      <w:r>
        <w:rPr>
          <w:rFonts w:ascii="Times New Roman" w:hAnsi="Times New Roman" w:eastAsia="宋体" w:cs="Times New Roman"/>
          <w:color w:val="333333"/>
          <w:kern w:val="0"/>
        </w:rPr>
        <w:tab/>
      </w:r>
      <w:r>
        <w:rPr>
          <w:rFonts w:ascii="Times New Roman" w:hAnsi="Times New Roman" w:eastAsia="宋体" w:cs="Times New Roman"/>
          <w:color w:val="333333"/>
          <w:kern w:val="0"/>
        </w:rPr>
        <w:fldChar w:fldCharType="begin"/>
      </w:r>
      <w:r>
        <w:rPr>
          <w:rFonts w:ascii="Times New Roman" w:hAnsi="Times New Roman" w:eastAsia="宋体" w:cs="Times New Roman"/>
          <w:color w:val="333333"/>
          <w:kern w:val="0"/>
        </w:rPr>
        <w:instrText xml:space="preserve"> PAGEREF _Toc17999 \h </w:instrText>
      </w:r>
      <w:r>
        <w:rPr>
          <w:rFonts w:ascii="Times New Roman" w:hAnsi="Times New Roman" w:eastAsia="宋体" w:cs="Times New Roman"/>
          <w:color w:val="333333"/>
          <w:kern w:val="0"/>
        </w:rPr>
        <w:fldChar w:fldCharType="separate"/>
      </w:r>
      <w:r>
        <w:rPr>
          <w:rFonts w:ascii="Times New Roman" w:hAnsi="Times New Roman" w:eastAsia="宋体" w:cs="Times New Roman"/>
          <w:color w:val="333333"/>
          <w:kern w:val="0"/>
        </w:rPr>
        <w:t>5</w:t>
      </w:r>
      <w:r>
        <w:rPr>
          <w:rFonts w:ascii="Times New Roman" w:hAnsi="Times New Roman" w:eastAsia="宋体" w:cs="Times New Roman"/>
          <w:color w:val="333333"/>
          <w:kern w:val="0"/>
        </w:rPr>
        <w:fldChar w:fldCharType="end"/>
      </w:r>
    </w:p>
    <w:p w14:paraId="05F68B8F">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1.2.1 Java的缔造者</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_Toc21437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5</w:t>
      </w:r>
      <w:r>
        <w:rPr>
          <w:rFonts w:ascii="Times New Roman" w:hAnsi="Times New Roman" w:eastAsia="'Times New Roman'" w:cs="Times New Roman"/>
          <w:color w:val="333333"/>
          <w:kern w:val="0"/>
        </w:rPr>
        <w:fldChar w:fldCharType="end"/>
      </w:r>
    </w:p>
    <w:p w14:paraId="5E54A66B">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1.2.2 生而不凡的Java</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_Toc21029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6</w:t>
      </w:r>
      <w:r>
        <w:rPr>
          <w:rFonts w:ascii="Times New Roman" w:hAnsi="Times New Roman" w:eastAsia="'Times New Roman'" w:cs="Times New Roman"/>
          <w:color w:val="333333"/>
          <w:kern w:val="0"/>
        </w:rPr>
        <w:fldChar w:fldCharType="end"/>
      </w:r>
    </w:p>
    <w:p w14:paraId="70813CEC">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1.2.3 Java的特点</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_Toc964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6</w:t>
      </w:r>
      <w:r>
        <w:rPr>
          <w:rFonts w:ascii="Times New Roman" w:hAnsi="Times New Roman" w:eastAsia="'Times New Roman'" w:cs="Times New Roman"/>
          <w:color w:val="333333"/>
          <w:kern w:val="0"/>
        </w:rPr>
        <w:fldChar w:fldCharType="end"/>
      </w:r>
    </w:p>
    <w:p w14:paraId="290B12B6">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1.2.4 Java Specification、JDK和JRE</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_Toc17812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7</w:t>
      </w:r>
      <w:r>
        <w:rPr>
          <w:rFonts w:ascii="Times New Roman" w:hAnsi="Times New Roman" w:eastAsia="'Times New Roman'" w:cs="Times New Roman"/>
          <w:color w:val="333333"/>
          <w:kern w:val="0"/>
        </w:rPr>
        <w:fldChar w:fldCharType="end"/>
      </w:r>
    </w:p>
    <w:p w14:paraId="28D99607">
      <w:pPr>
        <w:pStyle w:val="15"/>
        <w:tabs>
          <w:tab w:val="right" w:leader="dot" w:pos="8300"/>
        </w:tabs>
        <w:rPr>
          <w:rFonts w:ascii="Times New Roman" w:hAnsi="Times New Roman" w:eastAsia="宋体" w:cs="Times New Roman"/>
          <w:color w:val="333333"/>
          <w:kern w:val="0"/>
        </w:rPr>
      </w:pPr>
      <w:r>
        <w:rPr>
          <w:rFonts w:ascii="Times New Roman" w:hAnsi="Times New Roman" w:eastAsia="宋体" w:cs="Times New Roman"/>
          <w:color w:val="333333"/>
          <w:kern w:val="0"/>
        </w:rPr>
        <w:t>第三节Java的今天</w:t>
      </w:r>
      <w:r>
        <w:rPr>
          <w:rFonts w:ascii="Times New Roman" w:hAnsi="Times New Roman" w:eastAsia="宋体" w:cs="Times New Roman"/>
          <w:color w:val="333333"/>
          <w:kern w:val="0"/>
        </w:rPr>
        <w:tab/>
      </w:r>
      <w:r>
        <w:rPr>
          <w:rFonts w:ascii="Times New Roman" w:hAnsi="Times New Roman" w:eastAsia="宋体" w:cs="Times New Roman"/>
          <w:color w:val="333333"/>
          <w:kern w:val="0"/>
        </w:rPr>
        <w:fldChar w:fldCharType="begin"/>
      </w:r>
      <w:r>
        <w:rPr>
          <w:rFonts w:ascii="Times New Roman" w:hAnsi="Times New Roman" w:eastAsia="宋体" w:cs="Times New Roman"/>
          <w:color w:val="333333"/>
          <w:kern w:val="0"/>
        </w:rPr>
        <w:instrText xml:space="preserve"> PAGEREF _Toc9350 \h </w:instrText>
      </w:r>
      <w:r>
        <w:rPr>
          <w:rFonts w:ascii="Times New Roman" w:hAnsi="Times New Roman" w:eastAsia="宋体" w:cs="Times New Roman"/>
          <w:color w:val="333333"/>
          <w:kern w:val="0"/>
        </w:rPr>
        <w:fldChar w:fldCharType="separate"/>
      </w:r>
      <w:r>
        <w:rPr>
          <w:rFonts w:ascii="Times New Roman" w:hAnsi="Times New Roman" w:eastAsia="宋体" w:cs="Times New Roman"/>
          <w:color w:val="333333"/>
          <w:kern w:val="0"/>
        </w:rPr>
        <w:t>8</w:t>
      </w:r>
      <w:r>
        <w:rPr>
          <w:rFonts w:ascii="Times New Roman" w:hAnsi="Times New Roman" w:eastAsia="宋体" w:cs="Times New Roman"/>
          <w:color w:val="333333"/>
          <w:kern w:val="0"/>
        </w:rPr>
        <w:fldChar w:fldCharType="end"/>
      </w:r>
    </w:p>
    <w:p w14:paraId="3E5D5014">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1.3.1 Java 三大分支</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_Toc24891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8</w:t>
      </w:r>
      <w:r>
        <w:rPr>
          <w:rFonts w:ascii="Times New Roman" w:hAnsi="Times New Roman" w:eastAsia="'Times New Roman'" w:cs="Times New Roman"/>
          <w:color w:val="333333"/>
          <w:kern w:val="0"/>
        </w:rPr>
        <w:fldChar w:fldCharType="end"/>
      </w:r>
    </w:p>
    <w:p w14:paraId="1CD5D853">
      <w:pPr>
        <w:pStyle w:val="8"/>
        <w:widowControl/>
        <w:tabs>
          <w:tab w:val="right" w:leader="dot" w:pos="8300"/>
        </w:tabs>
        <w:rPr>
          <w:rFonts w:ascii="Times New Roman" w:hAnsi="Times New Roman" w:eastAsia="'Times New Roman'" w:cs="Times New Roman"/>
          <w:color w:val="333333"/>
          <w:kern w:val="0"/>
        </w:rPr>
      </w:pPr>
      <w:r>
        <w:rPr>
          <w:rFonts w:ascii="Times New Roman" w:hAnsi="Times New Roman" w:eastAsia="'Times New Roman'" w:cs="Times New Roman"/>
          <w:color w:val="333333"/>
          <w:kern w:val="0"/>
        </w:rPr>
        <w:t>1.3.2 Java SE的学习路线</w:t>
      </w:r>
      <w:r>
        <w:rPr>
          <w:rFonts w:ascii="Times New Roman" w:hAnsi="Times New Roman" w:eastAsia="'Times New Roman'" w:cs="Times New Roman"/>
          <w:color w:val="333333"/>
          <w:kern w:val="0"/>
        </w:rPr>
        <w:tab/>
      </w:r>
      <w:r>
        <w:rPr>
          <w:rFonts w:ascii="Times New Roman" w:hAnsi="Times New Roman" w:eastAsia="'Times New Roman'" w:cs="Times New Roman"/>
          <w:color w:val="333333"/>
          <w:kern w:val="0"/>
        </w:rPr>
        <w:fldChar w:fldCharType="begin"/>
      </w:r>
      <w:r>
        <w:rPr>
          <w:rFonts w:ascii="Times New Roman" w:hAnsi="Times New Roman" w:eastAsia="'Times New Roman'" w:cs="Times New Roman"/>
          <w:color w:val="333333"/>
          <w:kern w:val="0"/>
        </w:rPr>
        <w:instrText xml:space="preserve"> PAGEREF _Toc2671 \h </w:instrText>
      </w:r>
      <w:r>
        <w:rPr>
          <w:rFonts w:ascii="Times New Roman" w:hAnsi="Times New Roman" w:eastAsia="'Times New Roman'" w:cs="Times New Roman"/>
          <w:color w:val="333333"/>
          <w:kern w:val="0"/>
        </w:rPr>
        <w:fldChar w:fldCharType="separate"/>
      </w:r>
      <w:r>
        <w:rPr>
          <w:rFonts w:ascii="Times New Roman" w:hAnsi="Times New Roman" w:eastAsia="'Times New Roman'" w:cs="Times New Roman"/>
          <w:color w:val="333333"/>
          <w:kern w:val="0"/>
        </w:rPr>
        <w:t>8</w:t>
      </w:r>
      <w:r>
        <w:rPr>
          <w:rFonts w:ascii="Times New Roman" w:hAnsi="Times New Roman" w:eastAsia="'Times New Roman'" w:cs="Times New Roman"/>
          <w:color w:val="333333"/>
          <w:kern w:val="0"/>
        </w:rPr>
        <w:fldChar w:fldCharType="end"/>
      </w:r>
    </w:p>
    <w:p w14:paraId="52D89F73">
      <w:pPr>
        <w:pStyle w:val="15"/>
        <w:tabs>
          <w:tab w:val="right" w:leader="dot" w:pos="8300"/>
        </w:tabs>
        <w:rPr>
          <w:rFonts w:ascii="Times New Roman" w:hAnsi="Times New Roman" w:eastAsia="宋体" w:cs="Times New Roman"/>
          <w:color w:val="333333"/>
          <w:kern w:val="0"/>
        </w:rPr>
      </w:pPr>
      <w:r>
        <w:rPr>
          <w:rFonts w:ascii="Times New Roman" w:hAnsi="Times New Roman" w:eastAsia="宋体" w:cs="Times New Roman"/>
          <w:color w:val="333333"/>
          <w:kern w:val="0"/>
        </w:rPr>
        <w:t>第四节 本章小结</w:t>
      </w:r>
      <w:r>
        <w:rPr>
          <w:rFonts w:ascii="Times New Roman" w:hAnsi="Times New Roman" w:eastAsia="宋体" w:cs="Times New Roman"/>
          <w:color w:val="333333"/>
          <w:kern w:val="0"/>
        </w:rPr>
        <w:tab/>
      </w:r>
      <w:r>
        <w:rPr>
          <w:rFonts w:ascii="Times New Roman" w:hAnsi="Times New Roman" w:eastAsia="宋体" w:cs="Times New Roman"/>
          <w:color w:val="333333"/>
          <w:kern w:val="0"/>
        </w:rPr>
        <w:fldChar w:fldCharType="begin"/>
      </w:r>
      <w:r>
        <w:rPr>
          <w:rFonts w:ascii="Times New Roman" w:hAnsi="Times New Roman" w:eastAsia="宋体" w:cs="Times New Roman"/>
          <w:color w:val="333333"/>
          <w:kern w:val="0"/>
        </w:rPr>
        <w:instrText xml:space="preserve"> PAGEREF _Toc27917 \h </w:instrText>
      </w:r>
      <w:r>
        <w:rPr>
          <w:rFonts w:ascii="Times New Roman" w:hAnsi="Times New Roman" w:eastAsia="宋体" w:cs="Times New Roman"/>
          <w:color w:val="333333"/>
          <w:kern w:val="0"/>
        </w:rPr>
        <w:fldChar w:fldCharType="separate"/>
      </w:r>
      <w:r>
        <w:rPr>
          <w:rFonts w:ascii="Times New Roman" w:hAnsi="Times New Roman" w:eastAsia="宋体" w:cs="Times New Roman"/>
          <w:color w:val="333333"/>
          <w:kern w:val="0"/>
        </w:rPr>
        <w:t>9</w:t>
      </w:r>
      <w:r>
        <w:rPr>
          <w:rFonts w:ascii="Times New Roman" w:hAnsi="Times New Roman" w:eastAsia="宋体" w:cs="Times New Roman"/>
          <w:color w:val="333333"/>
          <w:kern w:val="0"/>
        </w:rPr>
        <w:fldChar w:fldCharType="end"/>
      </w:r>
    </w:p>
    <w:p w14:paraId="5B69DA90">
      <w:pPr>
        <w:rPr>
          <w:rFonts w:ascii="Times New Roman" w:hAnsi="Times New Roman" w:eastAsia="宋体" w:cs="Times New Roman"/>
        </w:rPr>
      </w:pPr>
      <w:r>
        <w:rPr>
          <w:rFonts w:ascii="Times New Roman" w:hAnsi="Times New Roman" w:eastAsia="宋体" w:cs="Times New Roman"/>
        </w:rPr>
        <w:fldChar w:fldCharType="end"/>
      </w:r>
    </w:p>
    <w:p w14:paraId="06F2B3B6">
      <w:pPr>
        <w:widowControl/>
        <w:jc w:val="left"/>
        <w:rPr>
          <w:rFonts w:ascii="Times New Roman" w:hAnsi="Times New Roman" w:cs="Times New Roman"/>
          <w:b/>
          <w:bCs/>
          <w:kern w:val="44"/>
          <w:sz w:val="44"/>
          <w:szCs w:val="44"/>
        </w:rPr>
      </w:pPr>
      <w:r>
        <w:rPr>
          <w:rFonts w:ascii="Times New Roman" w:hAnsi="Times New Roman" w:cs="Times New Roman"/>
        </w:rPr>
        <w:br w:type="page"/>
      </w:r>
    </w:p>
    <w:p w14:paraId="27E50816">
      <w:pPr>
        <w:pStyle w:val="2"/>
        <w:spacing w:line="360" w:lineRule="auto"/>
        <w:ind w:left="1536" w:hanging="1536"/>
        <w:rPr>
          <w:rFonts w:ascii="Times New Roman" w:hAnsi="Times New Roman" w:cs="Times New Roman"/>
        </w:rPr>
      </w:pPr>
      <w:bookmarkStart w:id="0" w:name="_Toc9402"/>
      <w:r>
        <w:rPr>
          <w:rFonts w:ascii="Times New Roman" w:hAnsi="Times New Roman" w:eastAsia="宋体" w:cs="Times New Roman"/>
          <w:color w:val="000000"/>
          <w:sz w:val="48"/>
        </w:rPr>
        <w:t>第一章</w:t>
      </w:r>
      <w:r>
        <w:rPr>
          <w:rFonts w:ascii="Times New Roman" w:hAnsi="Times New Roman" w:eastAsia="'Times New Roman'" w:cs="Times New Roman"/>
          <w:color w:val="000000"/>
          <w:sz w:val="48"/>
        </w:rPr>
        <w:t xml:space="preserve"> </w:t>
      </w:r>
      <w:r>
        <w:rPr>
          <w:rFonts w:ascii="Times New Roman" w:hAnsi="Times New Roman" w:eastAsia="'Times New Roman'" w:cs="Times New Roman"/>
          <w:color w:val="333333"/>
        </w:rPr>
        <w:t>Java</w:t>
      </w:r>
      <w:r>
        <w:rPr>
          <w:rFonts w:ascii="Times New Roman" w:hAnsi="Times New Roman" w:eastAsia="宋体" w:cs="Times New Roman"/>
          <w:color w:val="333333"/>
        </w:rPr>
        <w:t>的明天、昨天和今天</w:t>
      </w:r>
      <w:bookmarkEnd w:id="0"/>
    </w:p>
    <w:p w14:paraId="18740BF6">
      <w:pPr>
        <w:spacing w:line="360" w:lineRule="auto"/>
        <w:rPr>
          <w:rFonts w:ascii="Times New Roman" w:hAnsi="Times New Roman" w:cs="Times New Roman"/>
        </w:rPr>
      </w:pPr>
      <w:r>
        <w:rPr>
          <w:rFonts w:ascii="Times New Roman" w:hAnsi="Times New Roman" w:eastAsia="宋体" w:cs="Times New Roman"/>
          <w:color w:val="333333"/>
        </w:rPr>
        <w:t>跑过去的是昨天，</w:t>
      </w:r>
    </w:p>
    <w:p w14:paraId="36FB9949">
      <w:pPr>
        <w:spacing w:line="360" w:lineRule="auto"/>
        <w:rPr>
          <w:rFonts w:ascii="Times New Roman" w:hAnsi="Times New Roman" w:cs="Times New Roman"/>
        </w:rPr>
      </w:pPr>
      <w:r>
        <w:rPr>
          <w:rFonts w:ascii="Times New Roman" w:hAnsi="Times New Roman" w:eastAsia="宋体" w:cs="Times New Roman"/>
          <w:color w:val="333333"/>
        </w:rPr>
        <w:t>奔过来的是明天，</w:t>
      </w:r>
    </w:p>
    <w:p w14:paraId="6D3452D8">
      <w:pPr>
        <w:spacing w:line="360" w:lineRule="auto"/>
        <w:rPr>
          <w:rFonts w:ascii="Times New Roman" w:hAnsi="Times New Roman" w:cs="Times New Roman"/>
        </w:rPr>
      </w:pPr>
      <w:r>
        <w:rPr>
          <w:rFonts w:ascii="Times New Roman" w:hAnsi="Times New Roman" w:eastAsia="宋体" w:cs="Times New Roman"/>
          <w:color w:val="333333"/>
        </w:rPr>
        <w:t>正在走的是今天。</w:t>
      </w:r>
    </w:p>
    <w:p w14:paraId="0B5B13B2">
      <w:pPr>
        <w:spacing w:line="360" w:lineRule="auto"/>
        <w:rPr>
          <w:rFonts w:ascii="Times New Roman" w:hAnsi="Times New Roman" w:cs="Times New Roman"/>
        </w:rPr>
      </w:pPr>
      <w:r>
        <w:rPr>
          <w:rFonts w:ascii="Times New Roman" w:hAnsi="Times New Roman" w:eastAsia="宋体" w:cs="Times New Roman"/>
          <w:color w:val="333333"/>
        </w:rPr>
        <w:t>不要忘记昨天，</w:t>
      </w:r>
    </w:p>
    <w:p w14:paraId="400F4471">
      <w:pPr>
        <w:spacing w:line="360" w:lineRule="auto"/>
        <w:rPr>
          <w:rFonts w:ascii="Times New Roman" w:hAnsi="Times New Roman" w:cs="Times New Roman"/>
        </w:rPr>
      </w:pPr>
      <w:r>
        <w:rPr>
          <w:rFonts w:ascii="Times New Roman" w:hAnsi="Times New Roman" w:eastAsia="宋体" w:cs="Times New Roman"/>
          <w:color w:val="333333"/>
        </w:rPr>
        <w:t>认真计划明天，</w:t>
      </w:r>
    </w:p>
    <w:p w14:paraId="24C18668">
      <w:pPr>
        <w:spacing w:line="360" w:lineRule="auto"/>
        <w:rPr>
          <w:rFonts w:ascii="Times New Roman" w:hAnsi="Times New Roman" w:cs="Times New Roman"/>
        </w:rPr>
      </w:pPr>
      <w:r>
        <w:rPr>
          <w:rFonts w:ascii="Times New Roman" w:hAnsi="Times New Roman" w:eastAsia="宋体" w:cs="Times New Roman"/>
          <w:color w:val="333333"/>
        </w:rPr>
        <w:t>好好把握今天。</w:t>
      </w:r>
    </w:p>
    <w:p w14:paraId="2F4E1814">
      <w:pPr>
        <w:spacing w:line="360" w:lineRule="auto"/>
        <w:rPr>
          <w:rFonts w:ascii="Times New Roman" w:hAnsi="Times New Roman" w:cs="Times New Roman"/>
        </w:rPr>
      </w:pPr>
      <w:r>
        <w:rPr>
          <w:rFonts w:ascii="Times New Roman" w:hAnsi="Times New Roman" w:eastAsia="宋体" w:cs="Times New Roman"/>
          <w:color w:val="333333"/>
        </w:rPr>
        <w:t>但愿明天，</w:t>
      </w:r>
    </w:p>
    <w:p w14:paraId="61FE7800">
      <w:pPr>
        <w:spacing w:line="360" w:lineRule="auto"/>
        <w:rPr>
          <w:rFonts w:ascii="Times New Roman" w:hAnsi="Times New Roman" w:cs="Times New Roman"/>
        </w:rPr>
      </w:pPr>
      <w:r>
        <w:rPr>
          <w:rFonts w:ascii="Times New Roman" w:hAnsi="Times New Roman" w:eastAsia="宋体" w:cs="Times New Roman"/>
          <w:color w:val="333333"/>
        </w:rPr>
        <w:t>今天已成昨天，</w:t>
      </w:r>
    </w:p>
    <w:p w14:paraId="7A4E95CD">
      <w:pPr>
        <w:spacing w:line="360" w:lineRule="auto"/>
        <w:rPr>
          <w:rFonts w:ascii="Times New Roman" w:hAnsi="Times New Roman" w:cs="Times New Roman"/>
        </w:rPr>
      </w:pPr>
      <w:r>
        <w:rPr>
          <w:rFonts w:ascii="Times New Roman" w:hAnsi="Times New Roman" w:eastAsia="宋体" w:cs="Times New Roman"/>
          <w:color w:val="333333"/>
        </w:rPr>
        <w:t>而你依然在我身边。</w:t>
      </w:r>
    </w:p>
    <w:p w14:paraId="33D5D8B4">
      <w:pPr>
        <w:spacing w:line="360" w:lineRule="auto"/>
        <w:rPr>
          <w:rFonts w:ascii="Times New Roman" w:hAnsi="Times New Roman" w:cs="Times New Roman"/>
        </w:rPr>
      </w:pPr>
      <w:r>
        <w:rPr>
          <w:rFonts w:ascii="Times New Roman" w:hAnsi="Times New Roman" w:eastAsia="宋体" w:cs="Times New Roman"/>
          <w:color w:val="333333"/>
        </w:rPr>
        <w:t>—— 阎肃</w:t>
      </w:r>
      <w:r>
        <w:rPr>
          <w:rFonts w:ascii="Times New Roman" w:hAnsi="Times New Roman" w:eastAsia="'Times New Roman'" w:cs="Times New Roman"/>
          <w:color w:val="333333"/>
        </w:rPr>
        <w:t> </w:t>
      </w:r>
      <w:r>
        <w:rPr>
          <w:rFonts w:ascii="Times New Roman" w:hAnsi="Times New Roman" w:eastAsia="宋体" w:cs="Times New Roman"/>
          <w:color w:val="333333"/>
        </w:rPr>
        <w:t>《昨天今天明天》</w:t>
      </w:r>
    </w:p>
    <w:p w14:paraId="2DE7355A">
      <w:pPr>
        <w:pStyle w:val="3"/>
        <w:spacing w:line="360" w:lineRule="auto"/>
        <w:rPr>
          <w:rFonts w:ascii="Times New Roman" w:hAnsi="Times New Roman" w:cs="Times New Roman"/>
        </w:rPr>
      </w:pPr>
      <w:bookmarkStart w:id="1" w:name="_Toc8566"/>
      <w:r>
        <w:rPr>
          <w:rFonts w:ascii="Times New Roman" w:hAnsi="Times New Roman" w:eastAsia="宋体" w:cs="Times New Roman"/>
          <w:color w:val="333333"/>
        </w:rPr>
        <w:t>第一节</w:t>
      </w:r>
      <w:r>
        <w:rPr>
          <w:rFonts w:ascii="Times New Roman" w:hAnsi="Times New Roman" w:eastAsia="'Times New Roman'" w:cs="Times New Roman"/>
          <w:color w:val="333333"/>
        </w:rPr>
        <w:t>Java</w:t>
      </w:r>
      <w:r>
        <w:rPr>
          <w:rFonts w:ascii="Times New Roman" w:hAnsi="Times New Roman" w:eastAsia="宋体" w:cs="Times New Roman"/>
          <w:color w:val="333333"/>
        </w:rPr>
        <w:t>的明天</w:t>
      </w:r>
      <w:bookmarkEnd w:id="1"/>
    </w:p>
    <w:p w14:paraId="19F68DDF">
      <w:pPr>
        <w:spacing w:line="360" w:lineRule="auto"/>
        <w:ind w:firstLine="420"/>
        <w:rPr>
          <w:rFonts w:ascii="Times New Roman" w:hAnsi="Times New Roman" w:cs="Times New Roman"/>
        </w:rPr>
      </w:pPr>
      <w:r>
        <w:rPr>
          <w:rFonts w:ascii="Times New Roman" w:hAnsi="Times New Roman" w:eastAsia="'Times New Roman'" w:cs="Times New Roman"/>
          <w:color w:val="333333"/>
        </w:rPr>
        <w:t>IT</w:t>
      </w:r>
      <w:r>
        <w:rPr>
          <w:rFonts w:ascii="Times New Roman" w:hAnsi="Times New Roman" w:eastAsia="宋体" w:cs="Times New Roman"/>
          <w:color w:val="333333"/>
        </w:rPr>
        <w:t>行业是一个瞬息万变的行业，每年都会有各种程序语言诞生，也会有各种程序语言被市场淘汰。而任何程序语言的学习都无法一蹴而就，大多数情况下，只有在相应的技术路线上跋山涉水、历尽艰辛，才能学有所成。所以，在选择学习一门编程语言和技术路线之前，首先要了解它是否有广泛的应用市场、有良好的发展前景。否则，如果这门语言和相关技术很快被市场淘汰，学习者就不得不切换技术路线，从零开始，得不偿失。那么，从目前的情况来看，</w:t>
      </w:r>
      <w:r>
        <w:rPr>
          <w:rFonts w:ascii="Times New Roman" w:hAnsi="Times New Roman" w:eastAsia="Times New Roman" w:cs="Times New Roman"/>
          <w:color w:val="333333"/>
        </w:rPr>
        <w:t>Java</w:t>
      </w:r>
      <w:r>
        <w:rPr>
          <w:rFonts w:ascii="Times New Roman" w:hAnsi="Times New Roman" w:eastAsia="宋体" w:cs="Times New Roman"/>
          <w:color w:val="333333"/>
        </w:rPr>
        <w:t>仍是一门极具有生命力的程序语言。明天的</w:t>
      </w:r>
      <w:r>
        <w:rPr>
          <w:rFonts w:ascii="Times New Roman" w:hAnsi="Times New Roman" w:eastAsia="Times New Roman" w:cs="Times New Roman"/>
          <w:color w:val="333333"/>
        </w:rPr>
        <w:t>Java</w:t>
      </w:r>
      <w:r>
        <w:rPr>
          <w:rFonts w:ascii="Times New Roman" w:hAnsi="Times New Roman" w:eastAsia="宋体" w:cs="Times New Roman"/>
          <w:color w:val="333333"/>
        </w:rPr>
        <w:t>依然会在我们的身边。</w:t>
      </w:r>
    </w:p>
    <w:p w14:paraId="22AD6520">
      <w:pPr>
        <w:pStyle w:val="4"/>
        <w:spacing w:line="360" w:lineRule="auto"/>
        <w:rPr>
          <w:rFonts w:ascii="Times New Roman" w:hAnsi="Times New Roman" w:cs="Times New Roman"/>
        </w:rPr>
      </w:pPr>
      <w:bookmarkStart w:id="2" w:name="_Toc31766"/>
      <w:r>
        <w:rPr>
          <w:rFonts w:ascii="Times New Roman" w:hAnsi="Times New Roman" w:eastAsia="'Times New Roman'" w:cs="Times New Roman"/>
          <w:color w:val="333333"/>
        </w:rPr>
        <w:t xml:space="preserve">1.1.1 </w:t>
      </w:r>
      <w:r>
        <w:rPr>
          <w:rFonts w:ascii="Times New Roman" w:hAnsi="Times New Roman" w:eastAsia="宋体" w:cs="Times New Roman"/>
          <w:color w:val="333333"/>
        </w:rPr>
        <w:t>无处不在的</w:t>
      </w:r>
      <w:r>
        <w:rPr>
          <w:rFonts w:ascii="Times New Roman" w:hAnsi="Times New Roman" w:eastAsia="Times New Roman" w:cs="Times New Roman"/>
          <w:color w:val="333333"/>
        </w:rPr>
        <w:t>Java</w:t>
      </w:r>
      <w:r>
        <w:rPr>
          <w:rFonts w:ascii="Times New Roman" w:hAnsi="Times New Roman" w:eastAsia="宋体" w:cs="Times New Roman"/>
          <w:color w:val="333333"/>
        </w:rPr>
        <w:t>语言</w:t>
      </w:r>
      <w:bookmarkEnd w:id="2"/>
    </w:p>
    <w:p w14:paraId="710D508B">
      <w:pPr>
        <w:spacing w:line="360" w:lineRule="auto"/>
        <w:ind w:firstLine="420"/>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作为一个经典的程序语言，有着广泛的应用。图</w:t>
      </w:r>
      <w:r>
        <w:rPr>
          <w:rFonts w:ascii="Times New Roman" w:hAnsi="Times New Roman" w:eastAsia="Times New Roman" w:cs="Times New Roman"/>
          <w:color w:val="333333"/>
        </w:rPr>
        <w:t>1-1</w:t>
      </w:r>
      <w:r>
        <w:rPr>
          <w:rFonts w:ascii="Times New Roman" w:hAnsi="Times New Roman" w:eastAsia="宋体" w:cs="Times New Roman"/>
          <w:color w:val="333333"/>
        </w:rPr>
        <w:t>是</w:t>
      </w:r>
      <w:r>
        <w:rPr>
          <w:rFonts w:ascii="Times New Roman" w:hAnsi="Times New Roman" w:eastAsia="Times New Roman" w:cs="Times New Roman"/>
          <w:color w:val="333333"/>
        </w:rPr>
        <w:t>Java</w:t>
      </w:r>
      <w:r>
        <w:rPr>
          <w:rFonts w:ascii="Times New Roman" w:hAnsi="Times New Roman" w:eastAsia="宋体" w:cs="Times New Roman"/>
          <w:color w:val="333333"/>
        </w:rPr>
        <w:t>安装程序过程中的一个截图，可以看出，迄今为止全世界已有</w:t>
      </w:r>
      <w:r>
        <w:rPr>
          <w:rFonts w:ascii="Times New Roman" w:hAnsi="Times New Roman" w:eastAsia="Times New Roman" w:cs="Times New Roman"/>
          <w:color w:val="333333"/>
        </w:rPr>
        <w:t>30</w:t>
      </w:r>
      <w:r>
        <w:rPr>
          <w:rFonts w:ascii="Times New Roman" w:hAnsi="Times New Roman" w:eastAsia="宋体" w:cs="Times New Roman"/>
          <w:color w:val="333333"/>
        </w:rPr>
        <w:t>亿设备上运行了</w:t>
      </w:r>
      <w:r>
        <w:rPr>
          <w:rFonts w:ascii="Times New Roman" w:hAnsi="Times New Roman" w:eastAsia="Times New Roman" w:cs="Times New Roman"/>
          <w:color w:val="333333"/>
        </w:rPr>
        <w:t>Java</w:t>
      </w:r>
      <w:r>
        <w:rPr>
          <w:rFonts w:ascii="Times New Roman" w:hAnsi="Times New Roman" w:eastAsia="宋体" w:cs="Times New Roman"/>
          <w:color w:val="333333"/>
        </w:rPr>
        <w:t>程序，这些设备包括常用的</w:t>
      </w:r>
      <w:r>
        <w:rPr>
          <w:rFonts w:ascii="Times New Roman" w:hAnsi="Times New Roman" w:eastAsia="Times New Roman" w:cs="Times New Roman"/>
          <w:color w:val="333333"/>
        </w:rPr>
        <w:t>PC</w:t>
      </w:r>
      <w:r>
        <w:rPr>
          <w:rFonts w:ascii="Times New Roman" w:hAnsi="Times New Roman" w:eastAsia="宋体" w:cs="Times New Roman"/>
          <w:color w:val="333333"/>
        </w:rPr>
        <w:t>、路由器、打印机、安卓手机、电子阅读器</w:t>
      </w:r>
      <w:r>
        <w:rPr>
          <w:rFonts w:ascii="Times New Roman" w:hAnsi="Times New Roman" w:eastAsia="Times New Roman" w:cs="Times New Roman"/>
          <w:color w:val="333333"/>
        </w:rPr>
        <w:t>Kindle</w:t>
      </w:r>
      <w:r>
        <w:rPr>
          <w:rFonts w:ascii="Times New Roman" w:hAnsi="Times New Roman" w:eastAsia="宋体" w:cs="Times New Roman"/>
          <w:color w:val="333333"/>
        </w:rPr>
        <w:t>等等，甚至包括地铁交通卡系统上也运行的是</w:t>
      </w:r>
      <w:r>
        <w:rPr>
          <w:rFonts w:ascii="Times New Roman" w:hAnsi="Times New Roman" w:eastAsia="Times New Roman" w:cs="Times New Roman"/>
          <w:color w:val="333333"/>
        </w:rPr>
        <w:t>Java</w:t>
      </w:r>
      <w:r>
        <w:rPr>
          <w:rFonts w:ascii="Times New Roman" w:hAnsi="Times New Roman" w:eastAsia="宋体" w:cs="Times New Roman"/>
          <w:color w:val="333333"/>
        </w:rPr>
        <w:t>应用程序。</w:t>
      </w:r>
    </w:p>
    <w:p w14:paraId="26D7CF1F">
      <w:pPr>
        <w:spacing w:line="360" w:lineRule="auto"/>
        <w:rPr>
          <w:rFonts w:ascii="Times New Roman" w:hAnsi="Times New Roman" w:cs="Times New Roman"/>
        </w:rPr>
      </w:pPr>
      <w:r>
        <w:rPr>
          <w:rFonts w:ascii="Times New Roman" w:hAnsi="Times New Roman" w:eastAsia="'Times New Roman'" w:cs="Times New Roman"/>
          <w:color w:val="000000"/>
          <w:sz w:val="21"/>
        </w:rPr>
        <w:t> </w:t>
      </w:r>
    </w:p>
    <w:p w14:paraId="40319E05">
      <w:pPr>
        <w:ind w:firstLine="480" w:firstLineChars="200"/>
        <w:rPr>
          <w:rFonts w:ascii="Times New Roman" w:hAnsi="Times New Roman" w:cs="Times New Roman"/>
        </w:rPr>
      </w:pPr>
    </w:p>
    <w:p w14:paraId="4A8803C7">
      <w:pPr>
        <w:jc w:val="center"/>
        <w:rPr>
          <w:rFonts w:ascii="Times New Roman" w:hAnsi="Times New Roman" w:cs="Times New Roman"/>
        </w:rPr>
      </w:pPr>
      <w:r>
        <w:rPr>
          <w:rFonts w:ascii="Times New Roman" w:hAnsi="Times New Roman" w:cs="Times New Roman"/>
        </w:rPr>
        <w:drawing>
          <wp:inline distT="0" distB="0" distL="0" distR="0">
            <wp:extent cx="3741420" cy="2146300"/>
            <wp:effectExtent l="0" t="0" r="0" b="635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noChangeArrowheads="1"/>
                    </pic:cNvPicPr>
                  </pic:nvPicPr>
                  <pic:blipFill>
                    <a:blip r:embed="rId4" cstate="print"/>
                    <a:srcRect/>
                    <a:stretch>
                      <a:fillRect/>
                    </a:stretch>
                  </pic:blipFill>
                  <pic:spPr>
                    <a:xfrm>
                      <a:off x="0" y="0"/>
                      <a:ext cx="3768269" cy="2161875"/>
                    </a:xfrm>
                    <a:prstGeom prst="rect">
                      <a:avLst/>
                    </a:prstGeom>
                    <a:noFill/>
                    <a:ln>
                      <a:noFill/>
                    </a:ln>
                  </pic:spPr>
                </pic:pic>
              </a:graphicData>
            </a:graphic>
          </wp:inline>
        </w:drawing>
      </w:r>
    </w:p>
    <w:p w14:paraId="5F05BA97">
      <w:pPr>
        <w:spacing w:line="360" w:lineRule="auto"/>
        <w:jc w:val="center"/>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1-1 Java 8</w:t>
      </w:r>
      <w:r>
        <w:rPr>
          <w:rFonts w:ascii="Times New Roman" w:hAnsi="Times New Roman" w:eastAsia="宋体" w:cs="Times New Roman"/>
          <w:color w:val="333333"/>
        </w:rPr>
        <w:t>安装运行截图</w:t>
      </w:r>
    </w:p>
    <w:p w14:paraId="79D40FC3">
      <w:pPr>
        <w:spacing w:line="360" w:lineRule="auto"/>
        <w:rPr>
          <w:rFonts w:ascii="Times New Roman" w:hAnsi="Times New Roman" w:cs="Times New Roman"/>
        </w:rPr>
      </w:pPr>
      <w:r>
        <w:rPr>
          <w:rFonts w:ascii="Times New Roman" w:hAnsi="Times New Roman" w:eastAsia="宋体" w:cs="Times New Roman"/>
          <w:color w:val="333333"/>
        </w:rPr>
        <w:t xml:space="preserve">    用户可以从</w:t>
      </w:r>
      <w:r>
        <w:rPr>
          <w:rFonts w:ascii="Times New Roman" w:hAnsi="Times New Roman" w:eastAsia="'Times New Roman'" w:cs="Times New Roman"/>
          <w:color w:val="333333"/>
        </w:rPr>
        <w:t>Java</w:t>
      </w:r>
      <w:r>
        <w:rPr>
          <w:rFonts w:ascii="Times New Roman" w:hAnsi="Times New Roman" w:eastAsia="宋体" w:cs="Times New Roman"/>
          <w:color w:val="333333"/>
        </w:rPr>
        <w:t>的官方网站（注：现在</w:t>
      </w:r>
      <w:r>
        <w:rPr>
          <w:rFonts w:ascii="Times New Roman" w:hAnsi="Times New Roman" w:eastAsia="Times New Roman" w:cs="Times New Roman"/>
          <w:color w:val="333333"/>
        </w:rPr>
        <w:t>Java</w:t>
      </w:r>
      <w:r>
        <w:rPr>
          <w:rFonts w:ascii="Times New Roman" w:hAnsi="Times New Roman" w:eastAsia="宋体" w:cs="Times New Roman"/>
          <w:color w:val="333333"/>
        </w:rPr>
        <w:t>已经隶属于</w:t>
      </w:r>
      <w:r>
        <w:rPr>
          <w:rFonts w:ascii="Times New Roman" w:hAnsi="Times New Roman" w:eastAsia="Times New Roman" w:cs="Times New Roman"/>
          <w:color w:val="333333"/>
        </w:rPr>
        <w:t>Oracle</w:t>
      </w:r>
      <w:r>
        <w:rPr>
          <w:rFonts w:ascii="Times New Roman" w:hAnsi="Times New Roman" w:eastAsia="宋体" w:cs="Times New Roman"/>
          <w:color w:val="333333"/>
        </w:rPr>
        <w:t>公司）上快捷地获取</w:t>
      </w:r>
      <w:r>
        <w:rPr>
          <w:rFonts w:ascii="Times New Roman" w:hAnsi="Times New Roman" w:eastAsia="Times New Roman" w:cs="Times New Roman"/>
          <w:color w:val="333333"/>
        </w:rPr>
        <w:t>Java</w:t>
      </w:r>
      <w:r>
        <w:rPr>
          <w:rFonts w:ascii="Times New Roman" w:hAnsi="Times New Roman" w:eastAsia="宋体" w:cs="Times New Roman"/>
          <w:color w:val="333333"/>
        </w:rPr>
        <w:t>语言的使用情况统计，查看有哪些设备在运行着</w:t>
      </w:r>
      <w:r>
        <w:rPr>
          <w:rFonts w:ascii="Times New Roman" w:hAnsi="Times New Roman" w:eastAsia="Times New Roman" w:cs="Times New Roman"/>
          <w:color w:val="333333"/>
        </w:rPr>
        <w:t>Java</w:t>
      </w:r>
      <w:r>
        <w:rPr>
          <w:rFonts w:ascii="Times New Roman" w:hAnsi="Times New Roman" w:eastAsia="宋体" w:cs="Times New Roman"/>
          <w:color w:val="333333"/>
        </w:rPr>
        <w:t>程序。以下是官方的介绍。</w:t>
      </w:r>
    </w:p>
    <w:p w14:paraId="576DB508">
      <w:pPr>
        <w:numPr>
          <w:ilvl w:val="0"/>
          <w:numId w:val="1"/>
        </w:numPr>
        <w:spacing w:line="360" w:lineRule="auto"/>
        <w:rPr>
          <w:rFonts w:ascii="Times New Roman" w:hAnsi="Times New Roman" w:cs="Times New Roman"/>
        </w:rPr>
      </w:pPr>
      <w:r>
        <w:rPr>
          <w:rFonts w:ascii="Times New Roman" w:hAnsi="Times New Roman" w:eastAsia="宋体" w:cs="Times New Roman"/>
          <w:color w:val="333333"/>
        </w:rPr>
        <w:t>全球有</w:t>
      </w:r>
      <w:r>
        <w:rPr>
          <w:rFonts w:ascii="Times New Roman" w:hAnsi="Times New Roman" w:eastAsia="'Times New Roman'" w:cs="Times New Roman"/>
          <w:color w:val="333333"/>
        </w:rPr>
        <w:t>11</w:t>
      </w:r>
      <w:r>
        <w:rPr>
          <w:rFonts w:ascii="Times New Roman" w:hAnsi="Times New Roman" w:eastAsia="宋体" w:cs="Times New Roman"/>
          <w:color w:val="333333"/>
        </w:rPr>
        <w:t>亿的桌面设备正在运行着</w:t>
      </w:r>
      <w:r>
        <w:rPr>
          <w:rFonts w:ascii="Times New Roman" w:hAnsi="Times New Roman" w:eastAsia="Times New Roman" w:cs="Times New Roman"/>
          <w:color w:val="333333"/>
        </w:rPr>
        <w:t>Java</w:t>
      </w:r>
      <w:r>
        <w:rPr>
          <w:rFonts w:ascii="Times New Roman" w:hAnsi="Times New Roman" w:eastAsia="宋体" w:cs="Times New Roman"/>
          <w:color w:val="333333"/>
        </w:rPr>
        <w:t>。</w:t>
      </w:r>
    </w:p>
    <w:p w14:paraId="26C6E43A">
      <w:pPr>
        <w:numPr>
          <w:ilvl w:val="0"/>
          <w:numId w:val="1"/>
        </w:numPr>
        <w:spacing w:line="360" w:lineRule="auto"/>
        <w:rPr>
          <w:rFonts w:ascii="Times New Roman" w:hAnsi="Times New Roman" w:cs="Times New Roman"/>
        </w:rPr>
      </w:pPr>
      <w:r>
        <w:rPr>
          <w:rFonts w:ascii="Times New Roman" w:hAnsi="Times New Roman" w:eastAsia="宋体" w:cs="Times New Roman"/>
          <w:color w:val="333333"/>
        </w:rPr>
        <w:t>每年有接近一个亿的</w:t>
      </w:r>
      <w:r>
        <w:rPr>
          <w:rFonts w:ascii="Times New Roman" w:hAnsi="Times New Roman" w:eastAsia="'Times New Roman'" w:cs="Times New Roman"/>
          <w:color w:val="333333"/>
        </w:rPr>
        <w:t>Java</w:t>
      </w:r>
      <w:r>
        <w:rPr>
          <w:rFonts w:ascii="Times New Roman" w:hAnsi="Times New Roman" w:eastAsia="宋体" w:cs="Times New Roman"/>
          <w:color w:val="333333"/>
        </w:rPr>
        <w:t>虚拟机被下载，也就是全球有近一个亿的</w:t>
      </w:r>
      <w:r>
        <w:rPr>
          <w:rFonts w:ascii="Times New Roman" w:hAnsi="Times New Roman" w:eastAsia="Times New Roman" w:cs="Times New Roman"/>
          <w:color w:val="333333"/>
        </w:rPr>
        <w:t>Java</w:t>
      </w:r>
      <w:r>
        <w:rPr>
          <w:rFonts w:ascii="Times New Roman" w:hAnsi="Times New Roman" w:eastAsia="宋体" w:cs="Times New Roman"/>
          <w:color w:val="333333"/>
        </w:rPr>
        <w:t>的运行环境。</w:t>
      </w:r>
    </w:p>
    <w:p w14:paraId="372E4343">
      <w:pPr>
        <w:numPr>
          <w:ilvl w:val="0"/>
          <w:numId w:val="1"/>
        </w:numPr>
        <w:spacing w:line="360" w:lineRule="auto"/>
        <w:rPr>
          <w:rFonts w:ascii="Times New Roman" w:hAnsi="Times New Roman" w:cs="Times New Roman"/>
        </w:rPr>
      </w:pPr>
      <w:r>
        <w:rPr>
          <w:rFonts w:ascii="Times New Roman" w:hAnsi="Times New Roman" w:eastAsia="宋体" w:cs="Times New Roman"/>
          <w:color w:val="333333"/>
        </w:rPr>
        <w:t>全球有</w:t>
      </w:r>
      <w:r>
        <w:rPr>
          <w:rFonts w:ascii="Times New Roman" w:hAnsi="Times New Roman" w:eastAsia="'Times New Roman'" w:cs="Times New Roman"/>
          <w:color w:val="333333"/>
        </w:rPr>
        <w:t>30</w:t>
      </w:r>
      <w:r>
        <w:rPr>
          <w:rFonts w:ascii="Times New Roman" w:hAnsi="Times New Roman" w:eastAsia="宋体" w:cs="Times New Roman"/>
          <w:color w:val="333333"/>
        </w:rPr>
        <w:t>亿的安卓手机正在运行着</w:t>
      </w:r>
      <w:r>
        <w:rPr>
          <w:rFonts w:ascii="Times New Roman" w:hAnsi="Times New Roman" w:eastAsia="Times New Roman" w:cs="Times New Roman"/>
          <w:color w:val="333333"/>
        </w:rPr>
        <w:t>Java</w:t>
      </w:r>
      <w:r>
        <w:rPr>
          <w:rFonts w:ascii="Times New Roman" w:hAnsi="Times New Roman" w:eastAsia="宋体" w:cs="Times New Roman"/>
          <w:color w:val="333333"/>
        </w:rPr>
        <w:t>，这是苹果手机的</w:t>
      </w:r>
      <w:r>
        <w:rPr>
          <w:rFonts w:ascii="Times New Roman" w:hAnsi="Times New Roman" w:eastAsia="Times New Roman" w:cs="Times New Roman"/>
          <w:color w:val="333333"/>
        </w:rPr>
        <w:t>31</w:t>
      </w:r>
      <w:r>
        <w:rPr>
          <w:rFonts w:ascii="Times New Roman" w:hAnsi="Times New Roman" w:eastAsia="宋体" w:cs="Times New Roman"/>
          <w:color w:val="333333"/>
        </w:rPr>
        <w:t>倍。</w:t>
      </w:r>
    </w:p>
    <w:p w14:paraId="04D7320B">
      <w:pPr>
        <w:numPr>
          <w:ilvl w:val="0"/>
          <w:numId w:val="1"/>
        </w:numPr>
        <w:spacing w:line="360" w:lineRule="auto"/>
        <w:rPr>
          <w:rFonts w:ascii="Times New Roman" w:hAnsi="Times New Roman" w:cs="Times New Roman"/>
        </w:rPr>
      </w:pPr>
      <w:r>
        <w:rPr>
          <w:rFonts w:ascii="Times New Roman" w:hAnsi="Times New Roman" w:eastAsia="宋体" w:cs="Times New Roman"/>
          <w:color w:val="333333"/>
        </w:rPr>
        <w:t>所有的蓝光影碟机，都运行着</w:t>
      </w:r>
      <w:r>
        <w:rPr>
          <w:rFonts w:ascii="Times New Roman" w:hAnsi="Times New Roman" w:eastAsia="'Times New Roman'" w:cs="Times New Roman"/>
          <w:color w:val="333333"/>
        </w:rPr>
        <w:t>Java</w:t>
      </w:r>
      <w:r>
        <w:rPr>
          <w:rFonts w:ascii="Times New Roman" w:hAnsi="Times New Roman" w:eastAsia="宋体" w:cs="Times New Roman"/>
          <w:color w:val="333333"/>
        </w:rPr>
        <w:t>。</w:t>
      </w:r>
    </w:p>
    <w:p w14:paraId="4EA77529">
      <w:pPr>
        <w:numPr>
          <w:ilvl w:val="0"/>
          <w:numId w:val="1"/>
        </w:numPr>
        <w:spacing w:line="360" w:lineRule="auto"/>
        <w:rPr>
          <w:rFonts w:ascii="Times New Roman" w:hAnsi="Times New Roman" w:cs="Times New Roman"/>
        </w:rPr>
      </w:pPr>
      <w:r>
        <w:rPr>
          <w:rFonts w:ascii="Times New Roman" w:hAnsi="Times New Roman" w:eastAsia="宋体" w:cs="Times New Roman"/>
          <w:color w:val="333333"/>
        </w:rPr>
        <w:t>每年都有很多的</w:t>
      </w:r>
      <w:r>
        <w:rPr>
          <w:rFonts w:ascii="Times New Roman" w:hAnsi="Times New Roman" w:eastAsia="'Times New Roman'" w:cs="Times New Roman"/>
          <w:color w:val="333333"/>
        </w:rPr>
        <w:t>Java Card</w:t>
      </w:r>
      <w:r>
        <w:rPr>
          <w:rFonts w:ascii="Times New Roman" w:hAnsi="Times New Roman" w:eastAsia="宋体" w:cs="Times New Roman"/>
          <w:color w:val="333333"/>
        </w:rPr>
        <w:t>的应用产生。</w:t>
      </w:r>
    </w:p>
    <w:p w14:paraId="09468355">
      <w:pPr>
        <w:spacing w:line="360" w:lineRule="auto"/>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语言的应用之广泛，由此可见一斑。</w:t>
      </w:r>
    </w:p>
    <w:p w14:paraId="71291AC2">
      <w:pPr>
        <w:pStyle w:val="4"/>
        <w:spacing w:line="360" w:lineRule="auto"/>
        <w:rPr>
          <w:rFonts w:ascii="Times New Roman" w:hAnsi="Times New Roman" w:cs="Times New Roman"/>
        </w:rPr>
      </w:pPr>
      <w:bookmarkStart w:id="3" w:name="_Toc8814"/>
      <w:r>
        <w:rPr>
          <w:rFonts w:ascii="Times New Roman" w:hAnsi="Times New Roman" w:eastAsia="'Times New Roman'" w:cs="Times New Roman"/>
          <w:color w:val="333333"/>
        </w:rPr>
        <w:t xml:space="preserve">1.1.2 </w:t>
      </w:r>
      <w:r>
        <w:rPr>
          <w:rFonts w:ascii="Times New Roman" w:hAnsi="Times New Roman" w:eastAsia="宋体" w:cs="Times New Roman"/>
          <w:color w:val="333333"/>
        </w:rPr>
        <w:t>功能强大的</w:t>
      </w:r>
      <w:r>
        <w:rPr>
          <w:rFonts w:ascii="Times New Roman" w:hAnsi="Times New Roman" w:eastAsia="'Times New Roman'" w:cs="Times New Roman"/>
          <w:color w:val="333333"/>
        </w:rPr>
        <w:t>Java</w:t>
      </w:r>
      <w:r>
        <w:rPr>
          <w:rFonts w:ascii="Times New Roman" w:hAnsi="Times New Roman" w:eastAsia="宋体" w:cs="Times New Roman"/>
          <w:color w:val="333333"/>
        </w:rPr>
        <w:t>语言</w:t>
      </w:r>
      <w:bookmarkEnd w:id="3"/>
    </w:p>
    <w:p w14:paraId="50F47E3C">
      <w:pPr>
        <w:spacing w:line="360" w:lineRule="auto"/>
        <w:ind w:firstLine="420"/>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是一门从手机端到服务端都可以运行的语言，号称是程序界的“水陆两栖战车</w:t>
      </w:r>
      <w:r>
        <w:rPr>
          <w:rFonts w:ascii="Times New Roman" w:hAnsi="Times New Roman" w:eastAsia="Times New Roman" w:cs="Times New Roman"/>
          <w:color w:val="333333"/>
        </w:rPr>
        <w:t>”</w:t>
      </w:r>
      <w:r>
        <w:rPr>
          <w:rFonts w:ascii="Times New Roman" w:hAnsi="Times New Roman" w:eastAsia="宋体" w:cs="Times New Roman"/>
          <w:color w:val="333333"/>
        </w:rPr>
        <w:t>。事实上，在手机端和服务端都能运行的语言并不多，而且在技术特点和市场接受程度上，</w:t>
      </w:r>
      <w:r>
        <w:rPr>
          <w:rFonts w:ascii="Times New Roman" w:hAnsi="Times New Roman" w:eastAsia="Times New Roman" w:cs="Times New Roman"/>
          <w:color w:val="333333"/>
        </w:rPr>
        <w:t>Java</w:t>
      </w:r>
      <w:r>
        <w:rPr>
          <w:rFonts w:ascii="Times New Roman" w:hAnsi="Times New Roman" w:eastAsia="宋体" w:cs="Times New Roman"/>
          <w:color w:val="333333"/>
        </w:rPr>
        <w:t>也都占有绝对的优势。</w:t>
      </w:r>
      <w:r>
        <w:rPr>
          <w:rFonts w:ascii="Times New Roman" w:hAnsi="Times New Roman" w:eastAsia="Times New Roman" w:cs="Times New Roman"/>
          <w:color w:val="333333"/>
        </w:rPr>
        <w:t>Java</w:t>
      </w:r>
      <w:r>
        <w:rPr>
          <w:rFonts w:ascii="Times New Roman" w:hAnsi="Times New Roman" w:eastAsia="宋体" w:cs="Times New Roman"/>
          <w:color w:val="333333"/>
        </w:rPr>
        <w:t>的发展实际上有两个阶段。</w:t>
      </w:r>
    </w:p>
    <w:p w14:paraId="48244509">
      <w:pPr>
        <w:pStyle w:val="27"/>
        <w:numPr>
          <w:ilvl w:val="0"/>
          <w:numId w:val="2"/>
        </w:numPr>
        <w:spacing w:line="360" w:lineRule="auto"/>
        <w:ind w:firstLineChars="0"/>
        <w:rPr>
          <w:rFonts w:ascii="Times New Roman" w:hAnsi="Times New Roman" w:cs="Times New Roman"/>
        </w:rPr>
      </w:pPr>
      <w:r>
        <w:rPr>
          <w:rFonts w:ascii="Times New Roman" w:hAnsi="Times New Roman" w:eastAsia="宋体" w:cs="Times New Roman"/>
          <w:color w:val="333333"/>
        </w:rPr>
        <w:t>第一个阶段是</w:t>
      </w:r>
      <w:r>
        <w:rPr>
          <w:rFonts w:ascii="Times New Roman" w:hAnsi="Times New Roman" w:eastAsia="'Times New Roman'" w:cs="Times New Roman"/>
          <w:color w:val="333333"/>
        </w:rPr>
        <w:t>2000</w:t>
      </w:r>
      <w:r>
        <w:rPr>
          <w:rFonts w:ascii="Times New Roman" w:hAnsi="Times New Roman" w:eastAsia="宋体" w:cs="Times New Roman"/>
          <w:color w:val="333333"/>
        </w:rPr>
        <w:t>年到</w:t>
      </w:r>
      <w:r>
        <w:rPr>
          <w:rFonts w:ascii="Times New Roman" w:hAnsi="Times New Roman" w:eastAsia="Times New Roman" w:cs="Times New Roman"/>
          <w:color w:val="333333"/>
        </w:rPr>
        <w:t>2010</w:t>
      </w:r>
      <w:r>
        <w:rPr>
          <w:rFonts w:ascii="Times New Roman" w:hAnsi="Times New Roman" w:eastAsia="宋体" w:cs="Times New Roman"/>
          <w:color w:val="333333"/>
        </w:rPr>
        <w:t>年</w:t>
      </w:r>
      <w:r>
        <w:rPr>
          <w:rFonts w:ascii="Times New Roman" w:hAnsi="Times New Roman" w:eastAsia="Times New Roman" w:cs="Times New Roman"/>
          <w:color w:val="333333"/>
        </w:rPr>
        <w:t>PC</w:t>
      </w:r>
      <w:r>
        <w:rPr>
          <w:rFonts w:ascii="Times New Roman" w:hAnsi="Times New Roman" w:eastAsia="宋体" w:cs="Times New Roman"/>
          <w:color w:val="333333"/>
        </w:rPr>
        <w:t>互联网的兴起。在这段期间，基于</w:t>
      </w:r>
      <w:r>
        <w:rPr>
          <w:rFonts w:ascii="Times New Roman" w:hAnsi="Times New Roman" w:eastAsia="Times New Roman" w:cs="Times New Roman"/>
          <w:color w:val="333333"/>
        </w:rPr>
        <w:t>Java/Java EE</w:t>
      </w:r>
      <w:r>
        <w:rPr>
          <w:rFonts w:ascii="Times New Roman" w:hAnsi="Times New Roman" w:eastAsia="宋体" w:cs="Times New Roman"/>
          <w:color w:val="333333"/>
        </w:rPr>
        <w:t>开发了很多应用系统，例如很多网站都是用</w:t>
      </w:r>
      <w:r>
        <w:rPr>
          <w:rFonts w:ascii="Times New Roman" w:hAnsi="Times New Roman" w:eastAsia="Times New Roman" w:cs="Times New Roman"/>
          <w:color w:val="333333"/>
        </w:rPr>
        <w:t>Java</w:t>
      </w:r>
      <w:r>
        <w:rPr>
          <w:rFonts w:ascii="Times New Roman" w:hAnsi="Times New Roman" w:eastAsia="宋体" w:cs="Times New Roman"/>
          <w:color w:val="333333"/>
        </w:rPr>
        <w:t>来开发的。</w:t>
      </w:r>
    </w:p>
    <w:p w14:paraId="4E9BA414">
      <w:pPr>
        <w:pStyle w:val="27"/>
        <w:numPr>
          <w:ilvl w:val="0"/>
          <w:numId w:val="2"/>
        </w:numPr>
        <w:spacing w:line="360" w:lineRule="auto"/>
        <w:ind w:firstLineChars="0"/>
        <w:rPr>
          <w:rFonts w:ascii="Times New Roman" w:hAnsi="Times New Roman" w:cs="Times New Roman"/>
        </w:rPr>
      </w:pPr>
      <w:r>
        <w:rPr>
          <w:rFonts w:ascii="Times New Roman" w:hAnsi="Times New Roman" w:eastAsia="宋体" w:cs="Times New Roman"/>
          <w:color w:val="333333"/>
        </w:rPr>
        <w:t>第二个阶段是</w:t>
      </w:r>
      <w:r>
        <w:rPr>
          <w:rFonts w:ascii="Times New Roman" w:hAnsi="Times New Roman" w:eastAsia="Times New Roman" w:cs="Times New Roman"/>
          <w:color w:val="333333"/>
        </w:rPr>
        <w:t>2010</w:t>
      </w:r>
      <w:r>
        <w:rPr>
          <w:rFonts w:ascii="Times New Roman" w:hAnsi="Times New Roman" w:eastAsia="宋体" w:cs="Times New Roman"/>
          <w:color w:val="333333"/>
        </w:rPr>
        <w:t>年以后随着移动互联网的兴起，</w:t>
      </w:r>
      <w:r>
        <w:rPr>
          <w:rFonts w:ascii="Times New Roman" w:hAnsi="Times New Roman" w:eastAsia="Times New Roman" w:cs="Times New Roman"/>
          <w:color w:val="333333"/>
        </w:rPr>
        <w:t>Java</w:t>
      </w:r>
      <w:r>
        <w:rPr>
          <w:rFonts w:ascii="Times New Roman" w:hAnsi="Times New Roman" w:eastAsia="宋体" w:cs="Times New Roman"/>
          <w:color w:val="333333"/>
        </w:rPr>
        <w:t>得到新一轮的发展，成为安卓手机的主要开发语言。就目前而言，在安卓手机上</w:t>
      </w:r>
      <w:r>
        <w:rPr>
          <w:rFonts w:ascii="Times New Roman" w:hAnsi="Times New Roman" w:eastAsia="Times New Roman" w:cs="Times New Roman"/>
          <w:color w:val="333333"/>
        </w:rPr>
        <w:t>90%</w:t>
      </w:r>
      <w:r>
        <w:rPr>
          <w:rFonts w:ascii="Times New Roman" w:hAnsi="Times New Roman" w:eastAsia="宋体" w:cs="Times New Roman"/>
          <w:color w:val="333333"/>
        </w:rPr>
        <w:t>以上的应用都是</w:t>
      </w:r>
      <w:r>
        <w:rPr>
          <w:rFonts w:ascii="Times New Roman" w:hAnsi="Times New Roman" w:eastAsia="Times New Roman" w:cs="Times New Roman"/>
          <w:color w:val="333333"/>
        </w:rPr>
        <w:t>Java</w:t>
      </w:r>
      <w:r>
        <w:rPr>
          <w:rFonts w:ascii="Times New Roman" w:hAnsi="Times New Roman" w:eastAsia="宋体" w:cs="Times New Roman"/>
          <w:color w:val="333333"/>
        </w:rPr>
        <w:t>开发的。</w:t>
      </w:r>
    </w:p>
    <w:p w14:paraId="43F27CC4">
      <w:pPr>
        <w:spacing w:line="360" w:lineRule="auto"/>
        <w:rPr>
          <w:rFonts w:ascii="Times New Roman" w:hAnsi="Times New Roman" w:cs="Times New Roman"/>
        </w:rPr>
      </w:pPr>
      <w:r>
        <w:rPr>
          <w:rFonts w:ascii="Times New Roman" w:hAnsi="Times New Roman" w:eastAsia="宋体" w:cs="Times New Roman"/>
          <w:color w:val="333333"/>
        </w:rPr>
        <w:t xml:space="preserve">    此外大规模的在线服务兴起也对</w:t>
      </w:r>
      <w:r>
        <w:rPr>
          <w:rFonts w:ascii="Times New Roman" w:hAnsi="Times New Roman" w:eastAsia="'Times New Roman'" w:cs="Times New Roman"/>
          <w:color w:val="333333"/>
        </w:rPr>
        <w:t>Java</w:t>
      </w:r>
      <w:r>
        <w:rPr>
          <w:rFonts w:ascii="Times New Roman" w:hAnsi="Times New Roman" w:eastAsia="宋体" w:cs="Times New Roman"/>
          <w:color w:val="333333"/>
        </w:rPr>
        <w:t>的技术发展促进很大。因为早期的网站偏向于静态介绍内容，访问量并不大，但是从淘宝双</w:t>
      </w:r>
      <w:r>
        <w:rPr>
          <w:rFonts w:ascii="Times New Roman" w:hAnsi="Times New Roman" w:eastAsia="Times New Roman" w:cs="Times New Roman"/>
          <w:color w:val="333333"/>
        </w:rPr>
        <w:t>11</w:t>
      </w:r>
      <w:r>
        <w:rPr>
          <w:rFonts w:ascii="Times New Roman" w:hAnsi="Times New Roman" w:eastAsia="宋体" w:cs="Times New Roman"/>
          <w:color w:val="333333"/>
        </w:rPr>
        <w:t>促销活动开始，一些在线网站可能会出现瞬时访问量的峰值，此时对于在线网站的性能要求就会非常高。而采用</w:t>
      </w:r>
      <w:r>
        <w:rPr>
          <w:rFonts w:ascii="Times New Roman" w:hAnsi="Times New Roman" w:eastAsia="Times New Roman" w:cs="Times New Roman"/>
          <w:color w:val="333333"/>
        </w:rPr>
        <w:t>Java</w:t>
      </w:r>
      <w:r>
        <w:rPr>
          <w:rFonts w:ascii="Times New Roman" w:hAnsi="Times New Roman" w:eastAsia="宋体" w:cs="Times New Roman"/>
          <w:color w:val="333333"/>
        </w:rPr>
        <w:t>架构来开发网站，可以提高系统的并发量和稳定性，支持更多的用户访问。</w:t>
      </w:r>
    </w:p>
    <w:p w14:paraId="48A93B73">
      <w:pPr>
        <w:pStyle w:val="4"/>
        <w:spacing w:line="360" w:lineRule="auto"/>
        <w:rPr>
          <w:rFonts w:ascii="Times New Roman" w:hAnsi="Times New Roman" w:cs="Times New Roman"/>
        </w:rPr>
      </w:pPr>
      <w:bookmarkStart w:id="4" w:name="_Toc21165"/>
      <w:r>
        <w:rPr>
          <w:rFonts w:ascii="Times New Roman" w:hAnsi="Times New Roman" w:eastAsia="'Times New Roman'" w:cs="Times New Roman"/>
          <w:color w:val="333333"/>
        </w:rPr>
        <w:t xml:space="preserve">1.1.3 </w:t>
      </w:r>
      <w:r>
        <w:rPr>
          <w:rFonts w:ascii="Times New Roman" w:hAnsi="Times New Roman" w:eastAsia="宋体" w:cs="Times New Roman"/>
          <w:color w:val="333333"/>
        </w:rPr>
        <w:t>前景广阔的</w:t>
      </w:r>
      <w:r>
        <w:rPr>
          <w:rFonts w:ascii="Times New Roman" w:hAnsi="Times New Roman" w:eastAsia="Times New Roman" w:cs="Times New Roman"/>
          <w:color w:val="333333"/>
        </w:rPr>
        <w:t>Java</w:t>
      </w:r>
      <w:r>
        <w:rPr>
          <w:rFonts w:ascii="Times New Roman" w:hAnsi="Times New Roman" w:eastAsia="宋体" w:cs="Times New Roman"/>
          <w:color w:val="333333"/>
        </w:rPr>
        <w:t>语言</w:t>
      </w:r>
      <w:bookmarkEnd w:id="4"/>
    </w:p>
    <w:p w14:paraId="1F5A9939">
      <w:pPr>
        <w:spacing w:line="360" w:lineRule="auto"/>
        <w:ind w:firstLine="420"/>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语言的市场接受程度很高。在全球著名的编程语言排行榜</w:t>
      </w:r>
      <w:r>
        <w:rPr>
          <w:rFonts w:ascii="Times New Roman" w:hAnsi="Times New Roman" w:eastAsia="Times New Roman" w:cs="Times New Roman"/>
          <w:color w:val="333333"/>
        </w:rPr>
        <w:t>——TIOBE</w:t>
      </w:r>
      <w:r>
        <w:rPr>
          <w:rFonts w:ascii="Times New Roman" w:hAnsi="Times New Roman" w:eastAsia="宋体" w:cs="Times New Roman"/>
          <w:color w:val="333333"/>
        </w:rPr>
        <w:t>排行榜中，</w:t>
      </w:r>
      <w:del w:id="0" w:author="ABU" w:date="2025-03-11T16:59:33Z">
        <w:r>
          <w:rPr>
            <w:rFonts w:hint="default" w:ascii="Times New Roman" w:hAnsi="Times New Roman" w:eastAsia="宋体" w:cs="Times New Roman"/>
            <w:color w:val="333333"/>
            <w:lang w:val="en-US"/>
          </w:rPr>
          <w:delText>近两年来</w:delText>
        </w:r>
      </w:del>
      <w:ins w:id="1" w:author="ABU" w:date="2025-03-11T16:59:34Z">
        <w:r>
          <w:rPr>
            <w:rFonts w:hint="eastAsia" w:ascii="Times New Roman" w:hAnsi="Times New Roman" w:eastAsia="宋体" w:cs="Times New Roman"/>
            <w:color w:val="333333"/>
            <w:lang w:val="en-US" w:eastAsia="zh-CN"/>
          </w:rPr>
          <w:t>去年</w:t>
        </w:r>
      </w:ins>
      <w:r>
        <w:rPr>
          <w:rFonts w:ascii="Times New Roman" w:hAnsi="Times New Roman" w:eastAsia="Times New Roman" w:cs="Times New Roman"/>
          <w:color w:val="333333"/>
        </w:rPr>
        <w:t>Java</w:t>
      </w:r>
      <w:r>
        <w:rPr>
          <w:rFonts w:ascii="Times New Roman" w:hAnsi="Times New Roman" w:eastAsia="宋体" w:cs="Times New Roman"/>
          <w:color w:val="333333"/>
        </w:rPr>
        <w:t>的排名</w:t>
      </w:r>
      <w:del w:id="2" w:author="ABU" w:date="2025-03-11T16:59:39Z">
        <w:r>
          <w:rPr>
            <w:rFonts w:ascii="Times New Roman" w:hAnsi="Times New Roman" w:eastAsia="宋体" w:cs="Times New Roman"/>
            <w:color w:val="333333"/>
          </w:rPr>
          <w:delText>都</w:delText>
        </w:r>
      </w:del>
      <w:r>
        <w:rPr>
          <w:rFonts w:ascii="Times New Roman" w:hAnsi="Times New Roman" w:eastAsia="宋体" w:cs="Times New Roman"/>
          <w:color w:val="333333"/>
        </w:rPr>
        <w:t>排在第</w:t>
      </w:r>
      <w:ins w:id="3" w:author="ABU" w:date="2025-03-11T16:59:42Z">
        <w:r>
          <w:rPr>
            <w:rFonts w:hint="eastAsia" w:ascii="Times New Roman" w:hAnsi="Times New Roman" w:eastAsia="宋体" w:cs="Times New Roman"/>
            <w:color w:val="333333"/>
            <w:lang w:val="en-US" w:eastAsia="zh-CN"/>
          </w:rPr>
          <w:t>三</w:t>
        </w:r>
      </w:ins>
      <w:del w:id="4" w:author="ABU" w:date="2025-03-11T16:59:41Z">
        <w:r>
          <w:rPr>
            <w:rFonts w:ascii="Times New Roman" w:hAnsi="Times New Roman" w:eastAsia="宋体" w:cs="Times New Roman"/>
            <w:color w:val="333333"/>
          </w:rPr>
          <w:delText>一</w:delText>
        </w:r>
      </w:del>
      <w:r>
        <w:rPr>
          <w:rFonts w:ascii="Times New Roman" w:hAnsi="Times New Roman" w:eastAsia="宋体" w:cs="Times New Roman"/>
          <w:color w:val="333333"/>
        </w:rPr>
        <w:t>，而市场占有率每年都在增长，据最新的统计数据显示，其市场占有率达到了</w:t>
      </w:r>
      <w:ins w:id="5" w:author="ABU" w:date="2025-03-11T16:59:52Z">
        <w:r>
          <w:rPr>
            <w:rFonts w:hint="eastAsia" w:ascii="Times New Roman" w:hAnsi="Times New Roman" w:eastAsia="宋体" w:cs="Times New Roman"/>
            <w:color w:val="333333"/>
            <w:lang w:val="en-US" w:eastAsia="zh-CN"/>
          </w:rPr>
          <w:t>10</w:t>
        </w:r>
      </w:ins>
      <w:ins w:id="6" w:author="ABU" w:date="2025-03-11T16:59:53Z">
        <w:r>
          <w:rPr>
            <w:rFonts w:hint="eastAsia" w:ascii="Times New Roman" w:hAnsi="Times New Roman" w:eastAsia="宋体" w:cs="Times New Roman"/>
            <w:color w:val="333333"/>
            <w:lang w:val="en-US" w:eastAsia="zh-CN"/>
          </w:rPr>
          <w:t>.36</w:t>
        </w:r>
      </w:ins>
      <w:del w:id="7" w:author="ABU" w:date="2025-03-11T16:59:51Z">
        <w:r>
          <w:rPr>
            <w:rFonts w:ascii="Times New Roman" w:hAnsi="Times New Roman" w:eastAsia="Times New Roman" w:cs="Times New Roman"/>
            <w:color w:val="333333"/>
          </w:rPr>
          <w:delText>15.368</w:delText>
        </w:r>
      </w:del>
      <w:r>
        <w:rPr>
          <w:rFonts w:ascii="Times New Roman" w:hAnsi="Times New Roman" w:eastAsia="Times New Roman" w:cs="Times New Roman"/>
          <w:color w:val="333333"/>
        </w:rPr>
        <w:t>%</w:t>
      </w:r>
      <w:r>
        <w:rPr>
          <w:rFonts w:ascii="Times New Roman" w:hAnsi="Times New Roman" w:eastAsia="宋体" w:cs="Times New Roman"/>
          <w:color w:val="333333"/>
        </w:rPr>
        <w:t>，如图</w:t>
      </w:r>
      <w:r>
        <w:rPr>
          <w:rFonts w:ascii="Times New Roman" w:hAnsi="Times New Roman" w:eastAsia="Times New Roman" w:cs="Times New Roman"/>
          <w:color w:val="333333"/>
        </w:rPr>
        <w:t>1-2</w:t>
      </w:r>
      <w:r>
        <w:rPr>
          <w:rFonts w:ascii="Times New Roman" w:hAnsi="Times New Roman" w:eastAsia="宋体" w:cs="Times New Roman"/>
          <w:color w:val="333333"/>
        </w:rPr>
        <w:t>所示。</w:t>
      </w:r>
    </w:p>
    <w:p w14:paraId="71B4EF81">
      <w:pPr>
        <w:rPr>
          <w:rFonts w:ascii="Times New Roman" w:hAnsi="Times New Roman" w:cs="Times New Roman"/>
        </w:rPr>
      </w:pPr>
      <w:ins w:id="8" w:author="ABU" w:date="2025-03-11T16:59:24Z">
        <w:r>
          <w:rPr/>
          <w:drawing>
            <wp:inline distT="0" distB="0" distL="114300" distR="114300">
              <wp:extent cx="5261610" cy="819150"/>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1610" cy="819150"/>
                      </a:xfrm>
                      <a:prstGeom prst="rect">
                        <a:avLst/>
                      </a:prstGeom>
                      <a:noFill/>
                      <a:ln>
                        <a:noFill/>
                      </a:ln>
                    </pic:spPr>
                  </pic:pic>
                </a:graphicData>
              </a:graphic>
            </wp:inline>
          </w:drawing>
        </w:r>
      </w:ins>
      <w:del w:id="10" w:author="ABU" w:date="2025-03-11T16:59:23Z">
        <w:r>
          <w:rPr>
            <w:rFonts w:ascii="Times New Roman" w:hAnsi="Times New Roman" w:cs="Times New Roman"/>
          </w:rPr>
          <w:drawing>
            <wp:inline distT="0" distB="0" distL="0" distR="0">
              <wp:extent cx="5270500" cy="1162685"/>
              <wp:effectExtent l="0" t="0" r="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6" cstate="print"/>
                      <a:srcRect/>
                      <a:stretch>
                        <a:fillRect/>
                      </a:stretch>
                    </pic:blipFill>
                    <pic:spPr>
                      <a:xfrm>
                        <a:off x="0" y="0"/>
                        <a:ext cx="5270500" cy="1163114"/>
                      </a:xfrm>
                      <a:prstGeom prst="rect">
                        <a:avLst/>
                      </a:prstGeom>
                      <a:noFill/>
                      <a:ln>
                        <a:noFill/>
                      </a:ln>
                    </pic:spPr>
                  </pic:pic>
                </a:graphicData>
              </a:graphic>
            </wp:inline>
          </w:drawing>
        </w:r>
      </w:del>
    </w:p>
    <w:p w14:paraId="455512DC">
      <w:pPr>
        <w:spacing w:line="360" w:lineRule="auto"/>
        <w:jc w:val="center"/>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1-2 TIOBE</w:t>
      </w:r>
      <w:r>
        <w:rPr>
          <w:rFonts w:ascii="Times New Roman" w:hAnsi="Times New Roman" w:eastAsia="宋体" w:cs="Times New Roman"/>
          <w:color w:val="333333"/>
        </w:rPr>
        <w:t>排行榜截图</w:t>
      </w:r>
    </w:p>
    <w:p w14:paraId="6BC16A72">
      <w:pPr>
        <w:spacing w:line="360" w:lineRule="auto"/>
        <w:jc w:val="center"/>
        <w:rPr>
          <w:rFonts w:ascii="Times New Roman" w:hAnsi="Times New Roman" w:cs="Times New Roman"/>
        </w:rPr>
      </w:pPr>
      <w:r>
        <w:rPr>
          <w:rFonts w:ascii="Times New Roman" w:hAnsi="Times New Roman" w:eastAsia="'Times New Roman'" w:cs="Times New Roman"/>
          <w:color w:val="333333"/>
        </w:rPr>
        <w:t>(</w:t>
      </w:r>
      <w:r>
        <w:rPr>
          <w:rFonts w:ascii="Times New Roman" w:hAnsi="Times New Roman" w:eastAsia="宋体" w:cs="Times New Roman"/>
          <w:color w:val="333333"/>
        </w:rPr>
        <w:t>网址：</w:t>
      </w:r>
      <w:r>
        <w:rPr>
          <w:rFonts w:ascii="Times New Roman" w:hAnsi="Times New Roman" w:eastAsia="Times New Roman" w:cs="Times New Roman"/>
          <w:color w:val="333333"/>
        </w:rPr>
        <w:t>https://www.tiobe.com/tiobe-index/)</w:t>
      </w:r>
    </w:p>
    <w:p w14:paraId="761D8029">
      <w:pPr>
        <w:spacing w:line="360" w:lineRule="auto"/>
        <w:ind w:firstLine="420"/>
        <w:rPr>
          <w:rFonts w:ascii="Times New Roman" w:hAnsi="Times New Roman" w:cs="Times New Roman"/>
        </w:rPr>
      </w:pPr>
      <w:r>
        <w:rPr>
          <w:rFonts w:ascii="Times New Roman" w:hAnsi="Times New Roman" w:eastAsia="'Times New Roman'" w:cs="Times New Roman"/>
          <w:color w:val="333333"/>
        </w:rPr>
        <w:t>TIOBE</w:t>
      </w:r>
      <w:r>
        <w:rPr>
          <w:rFonts w:ascii="Times New Roman" w:hAnsi="Times New Roman" w:eastAsia="宋体" w:cs="Times New Roman"/>
          <w:color w:val="333333"/>
        </w:rPr>
        <w:t>排行榜每天都在变化。但是，近几年来，</w:t>
      </w:r>
      <w:r>
        <w:rPr>
          <w:rFonts w:ascii="Times New Roman" w:hAnsi="Times New Roman" w:eastAsia="Times New Roman" w:cs="Times New Roman"/>
          <w:color w:val="333333"/>
        </w:rPr>
        <w:t>Java</w:t>
      </w:r>
      <w:r>
        <w:rPr>
          <w:rFonts w:ascii="Times New Roman" w:hAnsi="Times New Roman" w:eastAsia="宋体" w:cs="Times New Roman"/>
          <w:color w:val="333333"/>
        </w:rPr>
        <w:t>语言的位置长期处于前三的水平。由此可见，</w:t>
      </w:r>
      <w:r>
        <w:rPr>
          <w:rFonts w:ascii="Times New Roman" w:hAnsi="Times New Roman" w:eastAsia="Times New Roman" w:cs="Times New Roman"/>
          <w:color w:val="333333"/>
        </w:rPr>
        <w:t>Java</w:t>
      </w:r>
      <w:r>
        <w:rPr>
          <w:rFonts w:ascii="Times New Roman" w:hAnsi="Times New Roman" w:eastAsia="宋体" w:cs="Times New Roman"/>
          <w:color w:val="333333"/>
        </w:rPr>
        <w:t>语言的市场接受程度相当高，由之对应的工作机会也将更多。因此，学习这门语言和相关技术是非常有前途的。</w:t>
      </w:r>
    </w:p>
    <w:p w14:paraId="64CAA2B2">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宋体" w:cs="Times New Roman"/>
          <w:color w:val="333333"/>
        </w:rPr>
        <w:t>图</w:t>
      </w:r>
      <w:r>
        <w:rPr>
          <w:rFonts w:ascii="Times New Roman" w:hAnsi="Times New Roman" w:eastAsia="'Times New Roman'" w:cs="Times New Roman"/>
          <w:color w:val="333333"/>
        </w:rPr>
        <w:t>1-3</w:t>
      </w:r>
      <w:r>
        <w:rPr>
          <w:rFonts w:ascii="Times New Roman" w:hAnsi="Times New Roman" w:eastAsia="宋体" w:cs="Times New Roman"/>
          <w:color w:val="333333"/>
        </w:rPr>
        <w:t>、图</w:t>
      </w:r>
      <w:r>
        <w:rPr>
          <w:rFonts w:ascii="Times New Roman" w:hAnsi="Times New Roman" w:eastAsia="Times New Roman" w:cs="Times New Roman"/>
          <w:color w:val="333333"/>
        </w:rPr>
        <w:t>1-4</w:t>
      </w:r>
      <w:r>
        <w:rPr>
          <w:rFonts w:ascii="Times New Roman" w:hAnsi="Times New Roman" w:eastAsia="宋体" w:cs="Times New Roman"/>
          <w:color w:val="333333"/>
        </w:rPr>
        <w:t>所示的是国内两个招聘网站的</w:t>
      </w:r>
      <w:r>
        <w:rPr>
          <w:rFonts w:ascii="Times New Roman" w:hAnsi="Times New Roman" w:eastAsia="Times New Roman" w:cs="Times New Roman"/>
          <w:color w:val="333333"/>
        </w:rPr>
        <w:t>Java</w:t>
      </w:r>
      <w:r>
        <w:rPr>
          <w:rFonts w:ascii="Times New Roman" w:hAnsi="Times New Roman" w:eastAsia="宋体" w:cs="Times New Roman"/>
          <w:color w:val="333333"/>
        </w:rPr>
        <w:t>职位搜索结果。</w:t>
      </w:r>
    </w:p>
    <w:p w14:paraId="4CD085F7">
      <w:pPr>
        <w:rPr>
          <w:rFonts w:ascii="Times New Roman" w:hAnsi="Times New Roman" w:cs="Times New Roman"/>
        </w:rPr>
      </w:pPr>
      <w:r>
        <w:rPr>
          <w:rFonts w:ascii="Times New Roman" w:hAnsi="Times New Roman" w:cs="Times New Roman"/>
        </w:rPr>
        <w:drawing>
          <wp:inline distT="0" distB="0" distL="0" distR="0">
            <wp:extent cx="5270500" cy="2118995"/>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noChangeArrowheads="1"/>
                    </pic:cNvPicPr>
                  </pic:nvPicPr>
                  <pic:blipFill>
                    <a:blip r:embed="rId7" cstate="print"/>
                    <a:srcRect/>
                    <a:stretch>
                      <a:fillRect/>
                    </a:stretch>
                  </pic:blipFill>
                  <pic:spPr>
                    <a:xfrm>
                      <a:off x="0" y="0"/>
                      <a:ext cx="5270500" cy="2119368"/>
                    </a:xfrm>
                    <a:prstGeom prst="rect">
                      <a:avLst/>
                    </a:prstGeom>
                    <a:noFill/>
                    <a:ln>
                      <a:noFill/>
                    </a:ln>
                  </pic:spPr>
                </pic:pic>
              </a:graphicData>
            </a:graphic>
          </wp:inline>
        </w:drawing>
      </w:r>
    </w:p>
    <w:p w14:paraId="76B045DF">
      <w:pPr>
        <w:jc w:val="center"/>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1-3 Java</w:t>
      </w:r>
      <w:r>
        <w:rPr>
          <w:rFonts w:ascii="Times New Roman" w:hAnsi="Times New Roman" w:eastAsia="宋体" w:cs="Times New Roman"/>
          <w:color w:val="333333"/>
        </w:rPr>
        <w:t>职位搜索结果</w:t>
      </w:r>
      <w:r>
        <w:rPr>
          <w:rFonts w:ascii="Times New Roman" w:hAnsi="Times New Roman" w:eastAsia="Times New Roman" w:cs="Times New Roman"/>
          <w:color w:val="333333"/>
        </w:rPr>
        <w:t>(1)</w:t>
      </w:r>
    </w:p>
    <w:p w14:paraId="6375607D">
      <w:pPr>
        <w:rPr>
          <w:rFonts w:ascii="Times New Roman" w:hAnsi="Times New Roman" w:cs="Times New Roman"/>
        </w:rPr>
      </w:pPr>
      <w:r>
        <w:rPr>
          <w:rFonts w:ascii="Times New Roman" w:hAnsi="Times New Roman" w:cs="Times New Roman"/>
        </w:rPr>
        <w:drawing>
          <wp:inline distT="0" distB="0" distL="0" distR="0">
            <wp:extent cx="5270500" cy="1707515"/>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8"/>
                    <a:srcRect/>
                    <a:stretch>
                      <a:fillRect/>
                    </a:stretch>
                  </pic:blipFill>
                  <pic:spPr>
                    <a:xfrm>
                      <a:off x="0" y="0"/>
                      <a:ext cx="5270500" cy="1707551"/>
                    </a:xfrm>
                    <a:prstGeom prst="rect">
                      <a:avLst/>
                    </a:prstGeom>
                    <a:noFill/>
                    <a:ln>
                      <a:noFill/>
                    </a:ln>
                  </pic:spPr>
                </pic:pic>
              </a:graphicData>
            </a:graphic>
          </wp:inline>
        </w:drawing>
      </w:r>
    </w:p>
    <w:p w14:paraId="29038B94">
      <w:pPr>
        <w:spacing w:line="360" w:lineRule="auto"/>
        <w:jc w:val="center"/>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1-4 Java</w:t>
      </w:r>
      <w:r>
        <w:rPr>
          <w:rFonts w:ascii="Times New Roman" w:hAnsi="Times New Roman" w:eastAsia="宋体" w:cs="Times New Roman"/>
          <w:color w:val="333333"/>
        </w:rPr>
        <w:t>职位搜索结果</w:t>
      </w:r>
      <w:r>
        <w:rPr>
          <w:rFonts w:ascii="Times New Roman" w:hAnsi="Times New Roman" w:eastAsia="Times New Roman" w:cs="Times New Roman"/>
          <w:color w:val="333333"/>
        </w:rPr>
        <w:t>(2)</w:t>
      </w:r>
    </w:p>
    <w:p w14:paraId="080E8363">
      <w:pPr>
        <w:spacing w:line="360" w:lineRule="auto"/>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1-3</w:t>
      </w:r>
      <w:r>
        <w:rPr>
          <w:rFonts w:ascii="Times New Roman" w:hAnsi="Times New Roman" w:eastAsia="宋体" w:cs="Times New Roman"/>
          <w:color w:val="333333"/>
        </w:rPr>
        <w:t>展示的是在上海</w:t>
      </w:r>
      <w:r>
        <w:rPr>
          <w:rFonts w:ascii="Times New Roman" w:hAnsi="Times New Roman" w:eastAsia="Times New Roman" w:cs="Times New Roman"/>
          <w:color w:val="333333"/>
        </w:rPr>
        <w:t>Java</w:t>
      </w:r>
      <w:r>
        <w:rPr>
          <w:rFonts w:ascii="Times New Roman" w:hAnsi="Times New Roman" w:eastAsia="宋体" w:cs="Times New Roman"/>
          <w:color w:val="333333"/>
        </w:rPr>
        <w:t>的职位有多少个。在搜索结果中可以看到，有</w:t>
      </w:r>
      <w:r>
        <w:rPr>
          <w:rFonts w:ascii="Times New Roman" w:hAnsi="Times New Roman" w:eastAsia="Times New Roman" w:cs="Times New Roman"/>
          <w:color w:val="333333"/>
        </w:rPr>
        <w:t>1</w:t>
      </w:r>
      <w:r>
        <w:rPr>
          <w:rFonts w:ascii="Times New Roman" w:hAnsi="Times New Roman" w:eastAsia="宋体" w:cs="Times New Roman"/>
          <w:color w:val="333333"/>
        </w:rPr>
        <w:t>万多个</w:t>
      </w:r>
      <w:r>
        <w:rPr>
          <w:rFonts w:ascii="Times New Roman" w:hAnsi="Times New Roman" w:eastAsia="Times New Roman" w:cs="Times New Roman"/>
          <w:color w:val="333333"/>
        </w:rPr>
        <w:t>Java</w:t>
      </w:r>
      <w:r>
        <w:rPr>
          <w:rFonts w:ascii="Times New Roman" w:hAnsi="Times New Roman" w:eastAsia="宋体" w:cs="Times New Roman"/>
          <w:color w:val="333333"/>
        </w:rPr>
        <w:t>工程师的职位都是市场急需的。图</w:t>
      </w:r>
      <w:r>
        <w:rPr>
          <w:rFonts w:ascii="Times New Roman" w:hAnsi="Times New Roman" w:eastAsia="Times New Roman" w:cs="Times New Roman"/>
          <w:color w:val="333333"/>
        </w:rPr>
        <w:t>1-4</w:t>
      </w:r>
      <w:r>
        <w:rPr>
          <w:rFonts w:ascii="Times New Roman" w:hAnsi="Times New Roman" w:eastAsia="宋体" w:cs="Times New Roman"/>
          <w:color w:val="333333"/>
        </w:rPr>
        <w:t>的搜索条件也是</w:t>
      </w:r>
      <w:r>
        <w:rPr>
          <w:rFonts w:ascii="Times New Roman" w:hAnsi="Times New Roman" w:eastAsia="Times New Roman" w:cs="Times New Roman"/>
          <w:color w:val="333333"/>
        </w:rPr>
        <w:t>“Java+</w:t>
      </w:r>
      <w:r>
        <w:rPr>
          <w:rFonts w:ascii="Times New Roman" w:hAnsi="Times New Roman" w:eastAsia="宋体" w:cs="Times New Roman"/>
          <w:color w:val="333333"/>
        </w:rPr>
        <w:t>上海</w:t>
      </w:r>
      <w:r>
        <w:rPr>
          <w:rFonts w:ascii="Times New Roman" w:hAnsi="Times New Roman" w:eastAsia="Times New Roman" w:cs="Times New Roman"/>
          <w:color w:val="333333"/>
        </w:rPr>
        <w:t>”</w:t>
      </w:r>
      <w:r>
        <w:rPr>
          <w:rFonts w:ascii="Times New Roman" w:hAnsi="Times New Roman" w:eastAsia="宋体" w:cs="Times New Roman"/>
          <w:color w:val="333333"/>
        </w:rPr>
        <w:t>，查询到的职位有接近</w:t>
      </w:r>
      <w:r>
        <w:rPr>
          <w:rFonts w:ascii="Times New Roman" w:hAnsi="Times New Roman" w:eastAsia="Times New Roman" w:cs="Times New Roman"/>
          <w:color w:val="333333"/>
        </w:rPr>
        <w:t>2</w:t>
      </w:r>
      <w:r>
        <w:rPr>
          <w:rFonts w:ascii="Times New Roman" w:hAnsi="Times New Roman" w:eastAsia="宋体" w:cs="Times New Roman"/>
          <w:color w:val="333333"/>
        </w:rPr>
        <w:t>万个，而且薪资都相对较高。而且在当前的整个</w:t>
      </w:r>
      <w:r>
        <w:rPr>
          <w:rFonts w:ascii="Times New Roman" w:hAnsi="Times New Roman" w:eastAsia="Times New Roman" w:cs="Times New Roman"/>
          <w:color w:val="333333"/>
        </w:rPr>
        <w:t>IT</w:t>
      </w:r>
      <w:r>
        <w:rPr>
          <w:rFonts w:ascii="Times New Roman" w:hAnsi="Times New Roman" w:eastAsia="宋体" w:cs="Times New Roman"/>
          <w:color w:val="333333"/>
        </w:rPr>
        <w:t>行业中，</w:t>
      </w:r>
      <w:r>
        <w:rPr>
          <w:rFonts w:ascii="Times New Roman" w:hAnsi="Times New Roman" w:eastAsia="Times New Roman" w:cs="Times New Roman"/>
          <w:color w:val="333333"/>
        </w:rPr>
        <w:t>Java</w:t>
      </w:r>
      <w:r>
        <w:rPr>
          <w:rFonts w:ascii="Times New Roman" w:hAnsi="Times New Roman" w:eastAsia="宋体" w:cs="Times New Roman"/>
          <w:color w:val="333333"/>
        </w:rPr>
        <w:t>相关的职位薪资都是较高的。这就意味着，市场对</w:t>
      </w:r>
      <w:r>
        <w:rPr>
          <w:rFonts w:ascii="Times New Roman" w:hAnsi="Times New Roman" w:eastAsia="Times New Roman" w:cs="Times New Roman"/>
          <w:color w:val="333333"/>
        </w:rPr>
        <w:t>Java</w:t>
      </w:r>
      <w:r>
        <w:rPr>
          <w:rFonts w:ascii="Times New Roman" w:hAnsi="Times New Roman" w:eastAsia="宋体" w:cs="Times New Roman"/>
          <w:color w:val="333333"/>
        </w:rPr>
        <w:t>语言方向的技术人才是比较急需的。</w:t>
      </w:r>
    </w:p>
    <w:p w14:paraId="2FD31F8B">
      <w:pPr>
        <w:spacing w:line="360" w:lineRule="auto"/>
        <w:ind w:firstLine="420"/>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语言本身系出身名门，有强大的技术背景。从</w:t>
      </w:r>
      <w:r>
        <w:rPr>
          <w:rFonts w:ascii="Times New Roman" w:hAnsi="Times New Roman" w:eastAsia="Times New Roman" w:cs="Times New Roman"/>
          <w:color w:val="333333"/>
        </w:rPr>
        <w:t>1995</w:t>
      </w:r>
      <w:r>
        <w:rPr>
          <w:rFonts w:ascii="Times New Roman" w:hAnsi="Times New Roman" w:eastAsia="宋体" w:cs="Times New Roman"/>
          <w:color w:val="333333"/>
        </w:rPr>
        <w:t>年</w:t>
      </w:r>
      <w:r>
        <w:rPr>
          <w:rFonts w:ascii="Times New Roman" w:hAnsi="Times New Roman" w:eastAsia="Times New Roman" w:cs="Times New Roman"/>
          <w:color w:val="333333"/>
        </w:rPr>
        <w:t>Java</w:t>
      </w:r>
      <w:r>
        <w:rPr>
          <w:rFonts w:ascii="Times New Roman" w:hAnsi="Times New Roman" w:eastAsia="宋体" w:cs="Times New Roman"/>
          <w:color w:val="333333"/>
        </w:rPr>
        <w:t>面世到</w:t>
      </w:r>
      <w:r>
        <w:rPr>
          <w:rFonts w:ascii="Times New Roman" w:hAnsi="Times New Roman" w:eastAsia="Times New Roman" w:cs="Times New Roman"/>
          <w:color w:val="333333"/>
        </w:rPr>
        <w:t>2024</w:t>
      </w:r>
      <w:r>
        <w:rPr>
          <w:rFonts w:ascii="Times New Roman" w:hAnsi="Times New Roman" w:eastAsia="宋体" w:cs="Times New Roman"/>
          <w:color w:val="333333"/>
        </w:rPr>
        <w:t>年，</w:t>
      </w:r>
      <w:r>
        <w:rPr>
          <w:rFonts w:ascii="Times New Roman" w:hAnsi="Times New Roman" w:eastAsia="Times New Roman" w:cs="Times New Roman"/>
          <w:color w:val="333333"/>
        </w:rPr>
        <w:t>Java</w:t>
      </w:r>
      <w:r>
        <w:rPr>
          <w:rFonts w:ascii="Times New Roman" w:hAnsi="Times New Roman" w:eastAsia="宋体" w:cs="Times New Roman"/>
          <w:color w:val="333333"/>
        </w:rPr>
        <w:t>已经</w:t>
      </w:r>
      <w:r>
        <w:rPr>
          <w:rFonts w:ascii="Times New Roman" w:hAnsi="Times New Roman" w:eastAsia="Times New Roman" w:cs="Times New Roman"/>
          <w:color w:val="333333"/>
        </w:rPr>
        <w:t>29</w:t>
      </w:r>
      <w:r>
        <w:rPr>
          <w:rFonts w:ascii="Times New Roman" w:hAnsi="Times New Roman" w:eastAsia="宋体" w:cs="Times New Roman"/>
          <w:color w:val="333333"/>
        </w:rPr>
        <w:t>岁了，正值青春年华，活力无限。它的功能全面，适用性很广（见</w:t>
      </w:r>
      <w:r>
        <w:rPr>
          <w:rFonts w:ascii="Times New Roman" w:hAnsi="Times New Roman" w:eastAsia="Times New Roman" w:cs="Times New Roman"/>
          <w:color w:val="333333"/>
        </w:rPr>
        <w:t>1.1.1</w:t>
      </w:r>
      <w:r>
        <w:rPr>
          <w:rFonts w:ascii="Times New Roman" w:hAnsi="Times New Roman" w:eastAsia="宋体" w:cs="Times New Roman"/>
          <w:color w:val="333333"/>
        </w:rPr>
        <w:t>节）。因此，无论从将来职业发展的技术需要，还是工作薪资等多个方面，</w:t>
      </w:r>
      <w:r>
        <w:rPr>
          <w:rFonts w:ascii="Times New Roman" w:hAnsi="Times New Roman" w:eastAsia="Times New Roman" w:cs="Times New Roman"/>
          <w:color w:val="333333"/>
        </w:rPr>
        <w:t>Java</w:t>
      </w:r>
      <w:r>
        <w:rPr>
          <w:rFonts w:ascii="Times New Roman" w:hAnsi="Times New Roman" w:eastAsia="宋体" w:cs="Times New Roman"/>
          <w:color w:val="333333"/>
        </w:rPr>
        <w:t>语言都是值得学习的。</w:t>
      </w:r>
    </w:p>
    <w:p w14:paraId="516DE246">
      <w:pPr>
        <w:spacing w:line="360" w:lineRule="auto"/>
        <w:ind w:firstLine="420"/>
        <w:rPr>
          <w:rFonts w:ascii="Times New Roman" w:hAnsi="Times New Roman" w:eastAsia="宋体" w:cs="Times New Roman"/>
          <w:color w:val="333333"/>
        </w:rPr>
      </w:pPr>
      <w:r>
        <w:rPr>
          <w:rFonts w:ascii="Times New Roman" w:hAnsi="Times New Roman" w:eastAsia="宋体" w:cs="Times New Roman"/>
          <w:color w:val="333333"/>
        </w:rPr>
        <w:t>综上所述，</w:t>
      </w:r>
      <w:r>
        <w:rPr>
          <w:rFonts w:ascii="Times New Roman" w:hAnsi="Times New Roman" w:eastAsia="'Times New Roman'" w:cs="Times New Roman"/>
          <w:color w:val="333333"/>
        </w:rPr>
        <w:t>Java</w:t>
      </w:r>
      <w:r>
        <w:rPr>
          <w:rFonts w:ascii="Times New Roman" w:hAnsi="Times New Roman" w:eastAsia="宋体" w:cs="Times New Roman"/>
          <w:color w:val="333333"/>
        </w:rPr>
        <w:t>语言有良好的技术前景。从个人的职业发展来说，选择学习</w:t>
      </w:r>
      <w:r>
        <w:rPr>
          <w:rFonts w:ascii="Times New Roman" w:hAnsi="Times New Roman" w:eastAsia="Times New Roman" w:cs="Times New Roman"/>
          <w:color w:val="333333"/>
        </w:rPr>
        <w:t>Java</w:t>
      </w:r>
      <w:r>
        <w:rPr>
          <w:rFonts w:ascii="Times New Roman" w:hAnsi="Times New Roman" w:eastAsia="宋体" w:cs="Times New Roman"/>
          <w:color w:val="333333"/>
        </w:rPr>
        <w:t>语言和相关技术，将获得广阔的发展空间，同时也能拥有不菲的收入回报。</w:t>
      </w:r>
    </w:p>
    <w:p w14:paraId="7F8E7BE8">
      <w:pPr>
        <w:pStyle w:val="3"/>
        <w:spacing w:line="360" w:lineRule="auto"/>
        <w:rPr>
          <w:rFonts w:ascii="Times New Roman" w:hAnsi="Times New Roman" w:cs="Times New Roman"/>
        </w:rPr>
      </w:pPr>
      <w:bookmarkStart w:id="5" w:name="_Toc17999"/>
      <w:r>
        <w:rPr>
          <w:rFonts w:ascii="Times New Roman" w:hAnsi="Times New Roman" w:eastAsia="宋体" w:cs="Times New Roman"/>
          <w:color w:val="333333"/>
        </w:rPr>
        <w:t>第二节</w:t>
      </w:r>
      <w:r>
        <w:rPr>
          <w:rFonts w:ascii="Times New Roman" w:hAnsi="Times New Roman" w:eastAsia="'Times New Roman'" w:cs="Times New Roman"/>
          <w:color w:val="333333"/>
        </w:rPr>
        <w:t>Java</w:t>
      </w:r>
      <w:r>
        <w:rPr>
          <w:rFonts w:ascii="Times New Roman" w:hAnsi="Times New Roman" w:eastAsia="宋体" w:cs="Times New Roman"/>
          <w:color w:val="333333"/>
        </w:rPr>
        <w:t>的昨天</w:t>
      </w:r>
      <w:bookmarkEnd w:id="5"/>
    </w:p>
    <w:p w14:paraId="18346360">
      <w:pPr>
        <w:spacing w:line="360" w:lineRule="auto"/>
        <w:rPr>
          <w:rFonts w:ascii="Times New Roman" w:hAnsi="Times New Roman" w:cs="Times New Roman"/>
        </w:rPr>
      </w:pPr>
      <w:r>
        <w:rPr>
          <w:rFonts w:ascii="Times New Roman" w:hAnsi="Times New Roman" w:eastAsia="宋体" w:cs="Times New Roman"/>
          <w:color w:val="333333"/>
        </w:rPr>
        <w:t xml:space="preserve">   《论语》十二章中，子曰：温故而知新，可以为师矣。学习一项技术，也要了解它的起源和发展历程。</w:t>
      </w:r>
      <w:r>
        <w:rPr>
          <w:rFonts w:ascii="Times New Roman" w:hAnsi="Times New Roman" w:eastAsia="宋体" w:cs="Times New Roman"/>
          <w:color w:val="000000"/>
          <w:shd w:val="clear" w:color="auto" w:fill="FFFFFF"/>
        </w:rPr>
        <w:t>从这项技术发明的初心和这项技术所经历的技术迭代中可以了解技术的变化趋势，为将来的新技术预测奠定基础。</w:t>
      </w:r>
    </w:p>
    <w:p w14:paraId="2CD52986">
      <w:pPr>
        <w:pStyle w:val="4"/>
        <w:spacing w:line="360" w:lineRule="auto"/>
        <w:rPr>
          <w:rFonts w:ascii="Times New Roman" w:hAnsi="Times New Roman" w:cs="Times New Roman"/>
        </w:rPr>
      </w:pPr>
      <w:bookmarkStart w:id="6" w:name="_Toc21437"/>
      <w:r>
        <w:rPr>
          <w:rFonts w:ascii="Times New Roman" w:hAnsi="Times New Roman" w:eastAsia="'Times New Roman'" w:cs="Times New Roman"/>
          <w:color w:val="333333"/>
        </w:rPr>
        <w:t>1.2.1 Java</w:t>
      </w:r>
      <w:r>
        <w:rPr>
          <w:rFonts w:ascii="Times New Roman" w:hAnsi="Times New Roman" w:eastAsia="宋体" w:cs="Times New Roman"/>
          <w:color w:val="333333"/>
        </w:rPr>
        <w:t>的缔造者</w:t>
      </w:r>
      <w:bookmarkEnd w:id="6"/>
    </w:p>
    <w:p w14:paraId="08A6D6BF">
      <w:pPr>
        <w:spacing w:line="360" w:lineRule="auto"/>
        <w:ind w:firstLine="420"/>
        <w:rPr>
          <w:rFonts w:ascii="Times New Roman" w:hAnsi="Times New Roman" w:cs="Times New Roman"/>
        </w:rPr>
      </w:pPr>
      <w:r>
        <w:rPr>
          <w:rFonts w:ascii="Times New Roman" w:hAnsi="Times New Roman" w:eastAsia="宋体" w:cs="Times New Roman"/>
          <w:color w:val="333333"/>
        </w:rPr>
        <w:t>提到</w:t>
      </w:r>
      <w:r>
        <w:rPr>
          <w:rFonts w:ascii="Times New Roman" w:hAnsi="Times New Roman" w:eastAsia="'Times New Roman'" w:cs="Times New Roman"/>
          <w:color w:val="333333"/>
        </w:rPr>
        <w:t>Java</w:t>
      </w:r>
      <w:r>
        <w:rPr>
          <w:rFonts w:ascii="Times New Roman" w:hAnsi="Times New Roman" w:eastAsia="宋体" w:cs="Times New Roman"/>
          <w:color w:val="333333"/>
        </w:rPr>
        <w:t>的诞生，就不得不提到它的缔造者</w:t>
      </w:r>
      <w:r>
        <w:rPr>
          <w:rFonts w:ascii="Times New Roman" w:hAnsi="Times New Roman" w:eastAsia="Times New Roman" w:cs="Times New Roman"/>
          <w:color w:val="333333"/>
        </w:rPr>
        <w:t>——SUN</w:t>
      </w:r>
      <w:r>
        <w:rPr>
          <w:rFonts w:ascii="Times New Roman" w:hAnsi="Times New Roman" w:eastAsia="宋体" w:cs="Times New Roman"/>
          <w:color w:val="333333"/>
        </w:rPr>
        <w:t>公司，它于</w:t>
      </w:r>
      <w:r>
        <w:rPr>
          <w:rFonts w:ascii="Times New Roman" w:hAnsi="Times New Roman" w:eastAsia="Times New Roman" w:cs="Times New Roman"/>
          <w:color w:val="333333"/>
        </w:rPr>
        <w:t>1991</w:t>
      </w:r>
      <w:r>
        <w:rPr>
          <w:rFonts w:ascii="Times New Roman" w:hAnsi="Times New Roman" w:eastAsia="宋体" w:cs="Times New Roman"/>
          <w:color w:val="333333"/>
        </w:rPr>
        <w:t>年</w:t>
      </w:r>
      <w:r>
        <w:rPr>
          <w:rFonts w:ascii="Times New Roman" w:hAnsi="Times New Roman" w:eastAsia="Times New Roman" w:cs="Times New Roman"/>
          <w:color w:val="333333"/>
        </w:rPr>
        <w:t>4</w:t>
      </w:r>
      <w:r>
        <w:rPr>
          <w:rFonts w:ascii="Times New Roman" w:hAnsi="Times New Roman" w:eastAsia="宋体" w:cs="Times New Roman"/>
          <w:color w:val="333333"/>
        </w:rPr>
        <w:t>月成立。</w:t>
      </w:r>
      <w:r>
        <w:rPr>
          <w:rFonts w:ascii="Times New Roman" w:hAnsi="Times New Roman" w:eastAsia="Times New Roman" w:cs="Times New Roman"/>
          <w:color w:val="333333"/>
        </w:rPr>
        <w:t>SUN</w:t>
      </w:r>
      <w:r>
        <w:rPr>
          <w:rFonts w:ascii="Times New Roman" w:hAnsi="Times New Roman" w:eastAsia="宋体" w:cs="Times New Roman"/>
          <w:color w:val="333333"/>
        </w:rPr>
        <w:t>是斯坦福大学网络（</w:t>
      </w:r>
      <w:r>
        <w:rPr>
          <w:rFonts w:ascii="Times New Roman" w:hAnsi="Times New Roman" w:eastAsia="Times New Roman" w:cs="Times New Roman"/>
          <w:color w:val="333333"/>
        </w:rPr>
        <w:t>Stanford University Network</w:t>
      </w:r>
      <w:r>
        <w:rPr>
          <w:rFonts w:ascii="Times New Roman" w:hAnsi="Times New Roman" w:eastAsia="宋体" w:cs="Times New Roman"/>
          <w:color w:val="333333"/>
        </w:rPr>
        <w:t>）的英文缩写。</w:t>
      </w:r>
      <w:r>
        <w:rPr>
          <w:rFonts w:ascii="Times New Roman" w:hAnsi="Times New Roman" w:eastAsia="Times New Roman" w:cs="Times New Roman"/>
          <w:color w:val="333333"/>
        </w:rPr>
        <w:t>SUN</w:t>
      </w:r>
      <w:r>
        <w:rPr>
          <w:rFonts w:ascii="Times New Roman" w:hAnsi="Times New Roman" w:eastAsia="宋体" w:cs="Times New Roman"/>
          <w:color w:val="333333"/>
        </w:rPr>
        <w:t>公司是一个技术相当成熟的公司，它不但拥有自己的</w:t>
      </w:r>
      <w:r>
        <w:rPr>
          <w:rFonts w:ascii="Times New Roman" w:hAnsi="Times New Roman" w:eastAsia="Times New Roman" w:cs="Times New Roman"/>
          <w:color w:val="333333"/>
        </w:rPr>
        <w:t>CPU</w:t>
      </w:r>
      <w:r>
        <w:rPr>
          <w:rFonts w:ascii="Times New Roman" w:hAnsi="Times New Roman" w:eastAsia="宋体" w:cs="Times New Roman"/>
          <w:color w:val="333333"/>
        </w:rPr>
        <w:t>和服务器产品，还拥有自己的编程语言，可以说在硬件领域和软件领域都表现卓越。不过，令人遗憾的是，由于其不擅长市场运作，在</w:t>
      </w:r>
      <w:r>
        <w:rPr>
          <w:rFonts w:ascii="Times New Roman" w:hAnsi="Times New Roman" w:eastAsia="Times New Roman" w:cs="Times New Roman"/>
          <w:color w:val="333333"/>
        </w:rPr>
        <w:t>2010</w:t>
      </w:r>
      <w:r>
        <w:rPr>
          <w:rFonts w:ascii="Times New Roman" w:hAnsi="Times New Roman" w:eastAsia="宋体" w:cs="Times New Roman"/>
          <w:color w:val="333333"/>
        </w:rPr>
        <w:t>年时被</w:t>
      </w:r>
      <w:r>
        <w:rPr>
          <w:rFonts w:ascii="Times New Roman" w:hAnsi="Times New Roman" w:eastAsia="Times New Roman" w:cs="Times New Roman"/>
          <w:color w:val="333333"/>
        </w:rPr>
        <w:t>Oracle</w:t>
      </w:r>
      <w:r>
        <w:rPr>
          <w:rFonts w:ascii="Times New Roman" w:hAnsi="Times New Roman" w:eastAsia="宋体" w:cs="Times New Roman"/>
          <w:color w:val="333333"/>
        </w:rPr>
        <w:t>公司并购。并购之后，</w:t>
      </w:r>
      <w:r>
        <w:rPr>
          <w:rFonts w:ascii="Times New Roman" w:hAnsi="Times New Roman" w:eastAsia="Times New Roman" w:cs="Times New Roman"/>
          <w:color w:val="333333"/>
        </w:rPr>
        <w:t>Oracle</w:t>
      </w:r>
      <w:r>
        <w:rPr>
          <w:rFonts w:ascii="Times New Roman" w:hAnsi="Times New Roman" w:eastAsia="宋体" w:cs="Times New Roman"/>
          <w:color w:val="333333"/>
        </w:rPr>
        <w:t>公司运用其强大的市场推广能力使</w:t>
      </w:r>
      <w:r>
        <w:rPr>
          <w:rFonts w:ascii="Times New Roman" w:hAnsi="Times New Roman" w:eastAsia="Times New Roman" w:cs="Times New Roman"/>
          <w:color w:val="333333"/>
        </w:rPr>
        <w:t>Java</w:t>
      </w:r>
      <w:r>
        <w:rPr>
          <w:rFonts w:ascii="Times New Roman" w:hAnsi="Times New Roman" w:eastAsia="宋体" w:cs="Times New Roman"/>
          <w:color w:val="333333"/>
        </w:rPr>
        <w:t>语言再创辉煌。因此，目前来说，</w:t>
      </w:r>
      <w:r>
        <w:rPr>
          <w:rFonts w:ascii="Times New Roman" w:hAnsi="Times New Roman" w:eastAsia="Times New Roman" w:cs="Times New Roman"/>
          <w:color w:val="333333"/>
        </w:rPr>
        <w:t>Java</w:t>
      </w:r>
      <w:r>
        <w:rPr>
          <w:rFonts w:ascii="Times New Roman" w:hAnsi="Times New Roman" w:eastAsia="宋体" w:cs="Times New Roman"/>
          <w:color w:val="333333"/>
        </w:rPr>
        <w:t>已经变成</w:t>
      </w:r>
      <w:r>
        <w:rPr>
          <w:rFonts w:ascii="Times New Roman" w:hAnsi="Times New Roman" w:eastAsia="Times New Roman" w:cs="Times New Roman"/>
          <w:color w:val="333333"/>
        </w:rPr>
        <w:t>Oracle</w:t>
      </w:r>
      <w:r>
        <w:rPr>
          <w:rFonts w:ascii="Times New Roman" w:hAnsi="Times New Roman" w:eastAsia="宋体" w:cs="Times New Roman"/>
          <w:color w:val="333333"/>
        </w:rPr>
        <w:t>公司的产品。</w:t>
      </w:r>
      <w:r>
        <w:rPr>
          <w:rFonts w:ascii="Times New Roman" w:hAnsi="Times New Roman" w:eastAsia="Times New Roman" w:cs="Times New Roman"/>
          <w:color w:val="333333"/>
        </w:rPr>
        <w:t>Java</w:t>
      </w:r>
      <w:r>
        <w:rPr>
          <w:rFonts w:ascii="Times New Roman" w:hAnsi="Times New Roman" w:eastAsia="宋体" w:cs="Times New Roman"/>
          <w:color w:val="333333"/>
        </w:rPr>
        <w:t>的官方网站，也位于</w:t>
      </w:r>
      <w:r>
        <w:rPr>
          <w:rFonts w:ascii="Times New Roman" w:hAnsi="Times New Roman" w:eastAsia="Times New Roman" w:cs="Times New Roman"/>
          <w:color w:val="333333"/>
        </w:rPr>
        <w:t>Oracle</w:t>
      </w:r>
      <w:r>
        <w:rPr>
          <w:rFonts w:ascii="Times New Roman" w:hAnsi="Times New Roman" w:eastAsia="宋体" w:cs="Times New Roman"/>
          <w:color w:val="333333"/>
        </w:rPr>
        <w:t>官方网站之中。</w:t>
      </w:r>
    </w:p>
    <w:p w14:paraId="0389016E">
      <w:pPr>
        <w:pStyle w:val="4"/>
        <w:spacing w:line="360" w:lineRule="auto"/>
        <w:rPr>
          <w:rFonts w:ascii="Times New Roman" w:hAnsi="Times New Roman" w:cs="Times New Roman"/>
        </w:rPr>
      </w:pPr>
      <w:bookmarkStart w:id="7" w:name="_Toc21029"/>
      <w:r>
        <w:rPr>
          <w:rFonts w:ascii="Times New Roman" w:hAnsi="Times New Roman" w:eastAsia="'Times New Roman'" w:cs="Times New Roman"/>
          <w:color w:val="333333"/>
        </w:rPr>
        <w:t xml:space="preserve">1.2.2 </w:t>
      </w:r>
      <w:r>
        <w:rPr>
          <w:rFonts w:ascii="Times New Roman" w:hAnsi="Times New Roman" w:eastAsia="宋体" w:cs="Times New Roman"/>
          <w:color w:val="333333"/>
        </w:rPr>
        <w:t>生而不凡的</w:t>
      </w:r>
      <w:r>
        <w:rPr>
          <w:rFonts w:ascii="Times New Roman" w:hAnsi="Times New Roman" w:eastAsia="Times New Roman" w:cs="Times New Roman"/>
          <w:color w:val="333333"/>
        </w:rPr>
        <w:t>Java</w:t>
      </w:r>
      <w:bookmarkEnd w:id="7"/>
    </w:p>
    <w:p w14:paraId="3A089A99">
      <w:pPr>
        <w:spacing w:line="360" w:lineRule="auto"/>
        <w:ind w:firstLine="420"/>
        <w:rPr>
          <w:rFonts w:ascii="Times New Roman" w:hAnsi="Times New Roman" w:eastAsia="宋体" w:cs="Times New Roman"/>
          <w:color w:val="000000"/>
          <w:shd w:val="clear" w:color="auto" w:fill="FFFFFF"/>
        </w:rPr>
      </w:pPr>
      <w:r>
        <w:rPr>
          <w:rFonts w:ascii="Times New Roman" w:hAnsi="Times New Roman" w:eastAsia="'Times New Roman'" w:cs="Times New Roman"/>
          <w:color w:val="333333"/>
        </w:rPr>
        <w:t>Java</w:t>
      </w:r>
      <w:r>
        <w:rPr>
          <w:rFonts w:ascii="Times New Roman" w:hAnsi="Times New Roman" w:eastAsia="宋体" w:cs="Times New Roman"/>
          <w:color w:val="333333"/>
        </w:rPr>
        <w:t>诞生于</w:t>
      </w:r>
      <w:r>
        <w:rPr>
          <w:rFonts w:ascii="Times New Roman" w:hAnsi="Times New Roman" w:eastAsia="Times New Roman" w:cs="Times New Roman"/>
          <w:color w:val="333333"/>
        </w:rPr>
        <w:t>1995</w:t>
      </w:r>
      <w:r>
        <w:rPr>
          <w:rFonts w:ascii="Times New Roman" w:hAnsi="Times New Roman" w:eastAsia="宋体" w:cs="Times New Roman"/>
          <w:color w:val="333333"/>
        </w:rPr>
        <w:t>年，由工程师</w:t>
      </w:r>
      <w:r>
        <w:rPr>
          <w:rFonts w:ascii="Times New Roman" w:hAnsi="Times New Roman" w:eastAsia="Times New Roman" w:cs="Times New Roman"/>
          <w:color w:val="333333"/>
        </w:rPr>
        <w:t>James Gosling</w:t>
      </w:r>
      <w:r>
        <w:rPr>
          <w:rFonts w:ascii="Times New Roman" w:hAnsi="Times New Roman" w:eastAsia="宋体" w:cs="Times New Roman"/>
          <w:color w:val="333333"/>
        </w:rPr>
        <w:t>领衔开发。</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本身源于</w:t>
      </w:r>
      <w:r>
        <w:rPr>
          <w:rFonts w:ascii="Times New Roman" w:hAnsi="Times New Roman" w:eastAsia="Times New Roman" w:cs="Times New Roman"/>
          <w:color w:val="000000"/>
          <w:shd w:val="clear" w:color="auto" w:fill="FFFFFF"/>
        </w:rPr>
        <w:t>Sun</w:t>
      </w:r>
      <w:r>
        <w:rPr>
          <w:rFonts w:ascii="Times New Roman" w:hAnsi="Times New Roman" w:eastAsia="宋体" w:cs="Times New Roman"/>
          <w:color w:val="000000"/>
          <w:shd w:val="clear" w:color="auto" w:fill="FFFFFF"/>
        </w:rPr>
        <w:t>公司的</w:t>
      </w:r>
      <w:r>
        <w:rPr>
          <w:rFonts w:ascii="Times New Roman" w:hAnsi="Times New Roman" w:eastAsia="Times New Roman" w:cs="Times New Roman"/>
          <w:color w:val="000000"/>
          <w:shd w:val="clear" w:color="auto" w:fill="FFFFFF"/>
        </w:rPr>
        <w:t>Green</w:t>
      </w:r>
      <w:r>
        <w:rPr>
          <w:rFonts w:ascii="Times New Roman" w:hAnsi="Times New Roman" w:eastAsia="宋体" w:cs="Times New Roman"/>
          <w:color w:val="000000"/>
          <w:shd w:val="clear" w:color="auto" w:fill="FFFFFF"/>
        </w:rPr>
        <w:t>项目组开发的</w:t>
      </w:r>
      <w:r>
        <w:rPr>
          <w:rFonts w:ascii="Times New Roman" w:hAnsi="Times New Roman" w:eastAsia="Times New Roman" w:cs="Times New Roman"/>
          <w:color w:val="000000"/>
          <w:shd w:val="clear" w:color="auto" w:fill="FFFFFF"/>
        </w:rPr>
        <w:t>Oak</w:t>
      </w:r>
      <w:r>
        <w:rPr>
          <w:rFonts w:ascii="Times New Roman" w:hAnsi="Times New Roman" w:eastAsia="宋体" w:cs="Times New Roman"/>
          <w:color w:val="000000"/>
          <w:shd w:val="clear" w:color="auto" w:fill="FFFFFF"/>
        </w:rPr>
        <w:t>语言，</w:t>
      </w:r>
      <w:r>
        <w:rPr>
          <w:rFonts w:ascii="Times New Roman" w:hAnsi="Times New Roman" w:eastAsia="Times New Roman" w:cs="Times New Roman"/>
          <w:color w:val="000000"/>
          <w:shd w:val="clear" w:color="auto" w:fill="FFFFFF"/>
        </w:rPr>
        <w:t>“Oak”</w:t>
      </w:r>
      <w:r>
        <w:rPr>
          <w:rFonts w:ascii="Times New Roman" w:hAnsi="Times New Roman" w:eastAsia="宋体" w:cs="Times New Roman"/>
          <w:color w:val="000000"/>
          <w:shd w:val="clear" w:color="auto" w:fill="FFFFFF"/>
        </w:rPr>
        <w:t>意为栎树</w:t>
      </w:r>
      <w:r>
        <w:rPr>
          <w:rFonts w:ascii="Times New Roman" w:hAnsi="Times New Roman" w:eastAsia="Times New Roman" w:cs="Times New Roman"/>
          <w:color w:val="000000"/>
          <w:shd w:val="clear" w:color="auto" w:fill="FFFFFF"/>
        </w:rPr>
        <w:t>/</w:t>
      </w:r>
      <w:r>
        <w:rPr>
          <w:rFonts w:ascii="Times New Roman" w:hAnsi="Times New Roman" w:eastAsia="宋体" w:cs="Times New Roman"/>
          <w:color w:val="000000"/>
          <w:shd w:val="clear" w:color="auto" w:fill="FFFFFF"/>
        </w:rPr>
        <w:t>橡树，这个名字得自于</w:t>
      </w:r>
      <w:r>
        <w:rPr>
          <w:rFonts w:ascii="Times New Roman" w:hAnsi="Times New Roman" w:eastAsia="Times New Roman" w:cs="Times New Roman"/>
          <w:color w:val="000000"/>
          <w:shd w:val="clear" w:color="auto" w:fill="FFFFFF"/>
        </w:rPr>
        <w:t>Gosling</w:t>
      </w:r>
      <w:r>
        <w:rPr>
          <w:rFonts w:ascii="Times New Roman" w:hAnsi="Times New Roman" w:eastAsia="宋体" w:cs="Times New Roman"/>
          <w:color w:val="000000"/>
          <w:shd w:val="clear" w:color="auto" w:fill="FFFFFF"/>
        </w:rPr>
        <w:t>为项目取名字时看到了窗外的一棵橡树。</w:t>
      </w:r>
      <w:r>
        <w:rPr>
          <w:rFonts w:ascii="Times New Roman" w:hAnsi="Times New Roman" w:eastAsia="Times New Roman" w:cs="Times New Roman"/>
          <w:color w:val="000000"/>
          <w:shd w:val="clear" w:color="auto" w:fill="FFFFFF"/>
        </w:rPr>
        <w:t> </w:t>
      </w:r>
      <w:r>
        <w:rPr>
          <w:rFonts w:ascii="Times New Roman" w:hAnsi="Times New Roman" w:eastAsia="宋体" w:cs="Times New Roman"/>
          <w:color w:val="000000"/>
          <w:shd w:val="clear" w:color="auto" w:fill="FFFFFF"/>
        </w:rPr>
        <w:t>最初主要是为消费类、电子产品的嵌入式芯片设计的，比如在洗衣机、电冰箱等家用电器里嵌入芯片，然后再采用</w:t>
      </w:r>
      <w:r>
        <w:rPr>
          <w:rFonts w:ascii="Times New Roman" w:hAnsi="Times New Roman" w:eastAsia="Times New Roman" w:cs="Times New Roman"/>
          <w:color w:val="000000"/>
          <w:shd w:val="clear" w:color="auto" w:fill="FFFFFF"/>
        </w:rPr>
        <w:t>Oak</w:t>
      </w:r>
      <w:r>
        <w:rPr>
          <w:rFonts w:ascii="Times New Roman" w:hAnsi="Times New Roman" w:eastAsia="宋体" w:cs="Times New Roman"/>
          <w:color w:val="000000"/>
          <w:shd w:val="clear" w:color="auto" w:fill="FFFFFF"/>
        </w:rPr>
        <w:t>语言来进行工作。</w:t>
      </w:r>
      <w:r>
        <w:rPr>
          <w:rFonts w:ascii="Times New Roman" w:hAnsi="Times New Roman" w:eastAsia="'Times New Roman'" w:cs="Times New Roman"/>
          <w:color w:val="000000"/>
          <w:shd w:val="clear" w:color="auto" w:fill="FFFFFF"/>
        </w:rPr>
        <w:t>1995</w:t>
      </w:r>
      <w:r>
        <w:rPr>
          <w:rFonts w:ascii="Times New Roman" w:hAnsi="Times New Roman" w:eastAsia="宋体" w:cs="Times New Roman"/>
          <w:color w:val="000000"/>
          <w:shd w:val="clear" w:color="auto" w:fill="FFFFFF"/>
        </w:rPr>
        <w:t>年</w:t>
      </w:r>
      <w:r>
        <w:rPr>
          <w:rFonts w:ascii="Times New Roman" w:hAnsi="Times New Roman" w:eastAsia="Times New Roman" w:cs="Times New Roman"/>
          <w:color w:val="000000"/>
          <w:shd w:val="clear" w:color="auto" w:fill="FFFFFF"/>
        </w:rPr>
        <w:t>5</w:t>
      </w:r>
      <w:r>
        <w:rPr>
          <w:rFonts w:ascii="Times New Roman" w:hAnsi="Times New Roman" w:eastAsia="宋体" w:cs="Times New Roman"/>
          <w:color w:val="000000"/>
          <w:shd w:val="clear" w:color="auto" w:fill="FFFFFF"/>
        </w:rPr>
        <w:t>月</w:t>
      </w:r>
      <w:r>
        <w:rPr>
          <w:rFonts w:ascii="Times New Roman" w:hAnsi="Times New Roman" w:eastAsia="Times New Roman" w:cs="Times New Roman"/>
          <w:color w:val="000000"/>
          <w:shd w:val="clear" w:color="auto" w:fill="FFFFFF"/>
        </w:rPr>
        <w:t>23</w:t>
      </w:r>
      <w:r>
        <w:rPr>
          <w:rFonts w:ascii="Times New Roman" w:hAnsi="Times New Roman" w:eastAsia="宋体" w:cs="Times New Roman"/>
          <w:color w:val="000000"/>
          <w:shd w:val="clear" w:color="auto" w:fill="FFFFFF"/>
        </w:rPr>
        <w:t>日，</w:t>
      </w:r>
      <w:r>
        <w:rPr>
          <w:rFonts w:ascii="Times New Roman" w:hAnsi="Times New Roman" w:eastAsia="Times New Roman" w:cs="Times New Roman"/>
          <w:color w:val="000000"/>
          <w:shd w:val="clear" w:color="auto" w:fill="FFFFFF"/>
        </w:rPr>
        <w:t>Oak</w:t>
      </w:r>
      <w:r>
        <w:rPr>
          <w:rFonts w:ascii="Times New Roman" w:hAnsi="Times New Roman" w:eastAsia="宋体" w:cs="Times New Roman"/>
          <w:color w:val="000000"/>
          <w:shd w:val="clear" w:color="auto" w:fill="FFFFFF"/>
        </w:rPr>
        <w:t>更名为</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，并提出了</w:t>
      </w:r>
      <w:r>
        <w:rPr>
          <w:rFonts w:ascii="Times New Roman" w:hAnsi="Times New Roman" w:eastAsia="Times New Roman" w:cs="Times New Roman"/>
          <w:color w:val="000000"/>
          <w:shd w:val="clear" w:color="auto" w:fill="FFFFFF"/>
        </w:rPr>
        <w:t>“Write Once</w:t>
      </w:r>
      <w:r>
        <w:rPr>
          <w:rFonts w:ascii="Times New Roman" w:hAnsi="Times New Roman" w:eastAsia="宋体" w:cs="Times New Roman"/>
          <w:color w:val="000000"/>
          <w:shd w:val="clear" w:color="auto" w:fill="FFFFFF"/>
        </w:rPr>
        <w:t>，</w:t>
      </w:r>
      <w:r>
        <w:rPr>
          <w:rFonts w:ascii="Times New Roman" w:hAnsi="Times New Roman" w:eastAsia="Times New Roman" w:cs="Times New Roman"/>
          <w:color w:val="000000"/>
          <w:shd w:val="clear" w:color="auto" w:fill="FFFFFF"/>
        </w:rPr>
        <w:t>Run Anywhere”</w:t>
      </w:r>
      <w:r>
        <w:rPr>
          <w:rFonts w:ascii="Times New Roman" w:hAnsi="Times New Roman" w:eastAsia="宋体" w:cs="Times New Roman"/>
          <w:color w:val="000000"/>
          <w:shd w:val="clear" w:color="auto" w:fill="FFFFFF"/>
        </w:rPr>
        <w:t>的口号，即</w:t>
      </w:r>
      <w:r>
        <w:rPr>
          <w:rFonts w:ascii="Times New Roman" w:hAnsi="Times New Roman" w:eastAsia="Times New Roman" w:cs="Times New Roman"/>
          <w:color w:val="000000"/>
          <w:shd w:val="clear" w:color="auto" w:fill="FFFFFF"/>
        </w:rPr>
        <w:t>“</w:t>
      </w:r>
      <w:r>
        <w:rPr>
          <w:rFonts w:ascii="Times New Roman" w:hAnsi="Times New Roman" w:eastAsia="宋体" w:cs="Times New Roman"/>
          <w:color w:val="000000"/>
          <w:shd w:val="clear" w:color="auto" w:fill="FFFFFF"/>
        </w:rPr>
        <w:t>一次编写，到处运行</w:t>
      </w:r>
      <w:r>
        <w:rPr>
          <w:rFonts w:ascii="Times New Roman" w:hAnsi="Times New Roman" w:eastAsia="Times New Roman" w:cs="Times New Roman"/>
          <w:color w:val="000000"/>
          <w:shd w:val="clear" w:color="auto" w:fill="FFFFFF"/>
        </w:rPr>
        <w:t>”</w:t>
      </w:r>
      <w:r>
        <w:rPr>
          <w:rFonts w:ascii="Times New Roman" w:hAnsi="Times New Roman" w:eastAsia="宋体" w:cs="Times New Roman"/>
          <w:color w:val="000000"/>
          <w:shd w:val="clear" w:color="auto" w:fill="FFFFFF"/>
        </w:rPr>
        <w:t>。随着</w:t>
      </w:r>
      <w:r>
        <w:rPr>
          <w:rFonts w:ascii="Times New Roman" w:hAnsi="Times New Roman" w:eastAsia="Times New Roman" w:cs="Times New Roman"/>
          <w:color w:val="000000"/>
          <w:shd w:val="clear" w:color="auto" w:fill="FFFFFF"/>
        </w:rPr>
        <w:t>2000</w:t>
      </w:r>
      <w:r>
        <w:rPr>
          <w:rFonts w:ascii="Times New Roman" w:hAnsi="Times New Roman" w:eastAsia="宋体" w:cs="Times New Roman"/>
          <w:color w:val="000000"/>
          <w:shd w:val="clear" w:color="auto" w:fill="FFFFFF"/>
        </w:rPr>
        <w:t>年以后，第一代</w:t>
      </w:r>
      <w:r>
        <w:rPr>
          <w:rFonts w:ascii="Times New Roman" w:hAnsi="Times New Roman" w:eastAsia="Times New Roman" w:cs="Times New Roman"/>
          <w:color w:val="000000"/>
          <w:shd w:val="clear" w:color="auto" w:fill="FFFFFF"/>
        </w:rPr>
        <w:t>Internet</w:t>
      </w:r>
      <w:r>
        <w:rPr>
          <w:rFonts w:ascii="Times New Roman" w:hAnsi="Times New Roman" w:eastAsia="宋体" w:cs="Times New Roman"/>
          <w:color w:val="000000"/>
          <w:shd w:val="clear" w:color="auto" w:fill="FFFFFF"/>
        </w:rPr>
        <w:t>网络兴起，</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焕发它的生命力，得到了大规模的普及和应用。由于</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设计的目标就是</w:t>
      </w:r>
      <w:r>
        <w:rPr>
          <w:rFonts w:ascii="Times New Roman" w:hAnsi="Times New Roman" w:eastAsia="Times New Roman" w:cs="Times New Roman"/>
          <w:color w:val="000000"/>
          <w:shd w:val="clear" w:color="auto" w:fill="FFFFFF"/>
        </w:rPr>
        <w:t>“</w:t>
      </w:r>
      <w:r>
        <w:rPr>
          <w:rFonts w:ascii="Times New Roman" w:hAnsi="Times New Roman" w:eastAsia="宋体" w:cs="Times New Roman"/>
          <w:color w:val="000000"/>
          <w:shd w:val="clear" w:color="auto" w:fill="FFFFFF"/>
        </w:rPr>
        <w:t>一次编写、到处运行</w:t>
      </w:r>
      <w:r>
        <w:rPr>
          <w:rFonts w:ascii="Times New Roman" w:hAnsi="Times New Roman" w:eastAsia="Times New Roman" w:cs="Times New Roman"/>
          <w:color w:val="000000"/>
          <w:shd w:val="clear" w:color="auto" w:fill="FFFFFF"/>
        </w:rPr>
        <w:t>”</w:t>
      </w:r>
      <w:r>
        <w:rPr>
          <w:rFonts w:ascii="Times New Roman" w:hAnsi="Times New Roman" w:eastAsia="宋体" w:cs="Times New Roman"/>
          <w:color w:val="000000"/>
          <w:shd w:val="clear" w:color="auto" w:fill="FFFFFF"/>
        </w:rPr>
        <w:t>，可以兼容各种不同体系的结构、</w:t>
      </w:r>
      <w:r>
        <w:rPr>
          <w:rFonts w:ascii="Times New Roman" w:hAnsi="Times New Roman" w:eastAsia="Times New Roman" w:cs="Times New Roman"/>
          <w:color w:val="000000"/>
          <w:shd w:val="clear" w:color="auto" w:fill="FFFFFF"/>
        </w:rPr>
        <w:t>CPU</w:t>
      </w:r>
      <w:r>
        <w:rPr>
          <w:rFonts w:ascii="Times New Roman" w:hAnsi="Times New Roman" w:eastAsia="宋体" w:cs="Times New Roman"/>
          <w:color w:val="000000"/>
          <w:shd w:val="clear" w:color="auto" w:fill="FFFFFF"/>
        </w:rPr>
        <w:t>和操作系统。正如在第一节</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明天</w:t>
      </w:r>
      <w:r>
        <w:rPr>
          <w:rFonts w:ascii="Times New Roman" w:hAnsi="Times New Roman" w:eastAsia="Times New Roman" w:cs="Times New Roman"/>
          <w:color w:val="000000"/>
          <w:shd w:val="clear" w:color="auto" w:fill="FFFFFF"/>
        </w:rPr>
        <w:t>”</w:t>
      </w:r>
      <w:r>
        <w:rPr>
          <w:rFonts w:ascii="Times New Roman" w:hAnsi="Times New Roman" w:eastAsia="宋体" w:cs="Times New Roman"/>
          <w:color w:val="000000"/>
          <w:shd w:val="clear" w:color="auto" w:fill="FFFFFF"/>
        </w:rPr>
        <w:t>里面提到的，</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既可以应用在</w:t>
      </w:r>
      <w:r>
        <w:rPr>
          <w:rFonts w:ascii="Times New Roman" w:hAnsi="Times New Roman" w:eastAsia="Times New Roman" w:cs="Times New Roman"/>
          <w:color w:val="000000"/>
          <w:shd w:val="clear" w:color="auto" w:fill="FFFFFF"/>
        </w:rPr>
        <w:t>PC</w:t>
      </w:r>
      <w:r>
        <w:rPr>
          <w:rFonts w:ascii="Times New Roman" w:hAnsi="Times New Roman" w:eastAsia="宋体" w:cs="Times New Roman"/>
          <w:color w:val="000000"/>
          <w:shd w:val="clear" w:color="auto" w:fill="FFFFFF"/>
        </w:rPr>
        <w:t>，又可以应用在手机，还可以应用在地铁闸机等等各种不同的操作系统、不同的硬件设备上，因此</w:t>
      </w:r>
      <w:r>
        <w:rPr>
          <w:rFonts w:ascii="Times New Roman" w:hAnsi="Times New Roman" w:eastAsia="Times New Roman" w:cs="Times New Roman"/>
          <w:color w:val="000000"/>
          <w:shd w:val="clear" w:color="auto" w:fill="FFFFFF"/>
        </w:rPr>
        <w:t>Java</w:t>
      </w:r>
      <w:r>
        <w:rPr>
          <w:rFonts w:ascii="Times New Roman" w:hAnsi="Times New Roman" w:eastAsia="宋体" w:cs="Times New Roman"/>
          <w:color w:val="000000"/>
          <w:shd w:val="clear" w:color="auto" w:fill="FFFFFF"/>
        </w:rPr>
        <w:t>便迅速流行起来。</w:t>
      </w:r>
    </w:p>
    <w:p w14:paraId="771FBDEA">
      <w:pPr>
        <w:pStyle w:val="4"/>
        <w:spacing w:line="415" w:lineRule="auto"/>
        <w:rPr>
          <w:rFonts w:ascii="Times New Roman" w:hAnsi="Times New Roman" w:cs="Times New Roman"/>
        </w:rPr>
      </w:pPr>
      <w:bookmarkStart w:id="8" w:name="_Toc964"/>
      <w:r>
        <w:rPr>
          <w:rFonts w:ascii="Times New Roman" w:hAnsi="Times New Roman" w:eastAsia="'Times New Roman'" w:cs="Times New Roman"/>
          <w:color w:val="333333"/>
        </w:rPr>
        <w:t>1.2.3 Java</w:t>
      </w:r>
      <w:r>
        <w:rPr>
          <w:rFonts w:ascii="Times New Roman" w:hAnsi="Times New Roman" w:eastAsia="宋体" w:cs="Times New Roman"/>
          <w:color w:val="333333"/>
        </w:rPr>
        <w:t>的特点</w:t>
      </w:r>
      <w:bookmarkEnd w:id="8"/>
    </w:p>
    <w:p w14:paraId="17C5AE26">
      <w:pPr>
        <w:spacing w:line="360" w:lineRule="auto"/>
        <w:ind w:firstLine="420"/>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也是一种面向对象的语言，面向对象设计是现代高级程序语言的一个标志。它具有以下特点：</w:t>
      </w:r>
    </w:p>
    <w:p w14:paraId="15B6B043">
      <w:pPr>
        <w:numPr>
          <w:ilvl w:val="0"/>
          <w:numId w:val="3"/>
        </w:numPr>
        <w:spacing w:line="360" w:lineRule="auto"/>
        <w:rPr>
          <w:rFonts w:ascii="Times New Roman" w:hAnsi="Times New Roman" w:cs="Times New Roman"/>
        </w:rPr>
      </w:pPr>
      <w:r>
        <w:rPr>
          <w:rFonts w:ascii="Times New Roman" w:hAnsi="Times New Roman" w:eastAsia="宋体" w:cs="Times New Roman"/>
          <w:color w:val="333333"/>
        </w:rPr>
        <w:t>编程语言简洁高效</w:t>
      </w:r>
    </w:p>
    <w:p w14:paraId="1C94C69F">
      <w:pPr>
        <w:spacing w:line="360" w:lineRule="auto"/>
        <w:ind w:left="336"/>
        <w:rPr>
          <w:rFonts w:ascii="Times New Roman" w:hAnsi="Times New Roman" w:cs="Times New Roman"/>
        </w:rPr>
      </w:pPr>
      <w:r>
        <w:rPr>
          <w:rFonts w:ascii="Times New Roman" w:hAnsi="Times New Roman" w:eastAsia="宋体" w:cs="Times New Roman"/>
          <w:color w:val="333333"/>
        </w:rPr>
        <w:t>作为一门典型的面向对象程序设计语言，</w:t>
      </w:r>
      <w:r>
        <w:rPr>
          <w:rFonts w:ascii="Times New Roman" w:hAnsi="Times New Roman" w:eastAsia="'Times New Roman'" w:cs="Times New Roman"/>
          <w:color w:val="333333"/>
        </w:rPr>
        <w:t>Java</w:t>
      </w:r>
      <w:r>
        <w:rPr>
          <w:rFonts w:ascii="Times New Roman" w:hAnsi="Times New Roman" w:eastAsia="宋体" w:cs="Times New Roman"/>
          <w:color w:val="333333"/>
        </w:rPr>
        <w:t>拥有完整的面向对象特性要素，同时摒弃一些过于复杂的功能，如多重继承、运算符重载、指针等等。</w:t>
      </w:r>
      <w:r>
        <w:rPr>
          <w:rFonts w:ascii="Times New Roman" w:hAnsi="Times New Roman" w:eastAsia="Times New Roman" w:cs="Times New Roman"/>
          <w:color w:val="333333"/>
        </w:rPr>
        <w:t>Java</w:t>
      </w:r>
      <w:r>
        <w:rPr>
          <w:rFonts w:ascii="Times New Roman" w:hAnsi="Times New Roman" w:eastAsia="宋体" w:cs="Times New Roman"/>
          <w:color w:val="333333"/>
        </w:rPr>
        <w:t>学习曲线平缓，适合初学者学习。同时，</w:t>
      </w:r>
      <w:r>
        <w:rPr>
          <w:rFonts w:ascii="Times New Roman" w:hAnsi="Times New Roman" w:eastAsia="Times New Roman" w:cs="Times New Roman"/>
          <w:color w:val="333333"/>
        </w:rPr>
        <w:t>Java</w:t>
      </w:r>
      <w:r>
        <w:rPr>
          <w:rFonts w:ascii="Times New Roman" w:hAnsi="Times New Roman" w:eastAsia="宋体" w:cs="Times New Roman"/>
          <w:color w:val="333333"/>
        </w:rPr>
        <w:t>具有庞大的生态圈，拥有许多的第三方库，方便集成应用。</w:t>
      </w:r>
    </w:p>
    <w:p w14:paraId="129471CB">
      <w:pPr>
        <w:numPr>
          <w:ilvl w:val="0"/>
          <w:numId w:val="4"/>
        </w:numPr>
        <w:spacing w:line="360" w:lineRule="auto"/>
        <w:rPr>
          <w:rFonts w:ascii="Times New Roman" w:hAnsi="Times New Roman" w:cs="Times New Roman"/>
        </w:rPr>
      </w:pPr>
      <w:r>
        <w:rPr>
          <w:rFonts w:ascii="Times New Roman" w:hAnsi="Times New Roman" w:eastAsia="宋体" w:cs="Times New Roman"/>
          <w:color w:val="333333"/>
        </w:rPr>
        <w:t>一次编写，到处运行</w:t>
      </w:r>
    </w:p>
    <w:p w14:paraId="63DE3CC7">
      <w:pPr>
        <w:spacing w:line="360" w:lineRule="auto"/>
        <w:ind w:left="336"/>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可以将源码编译成字节码，然后依赖于各种不同平台上的虚拟机，来解释执行这些字节码（本书后续章节会来解释这些技术术语），从而实现</w:t>
      </w:r>
      <w:r>
        <w:rPr>
          <w:rFonts w:ascii="Times New Roman" w:hAnsi="Times New Roman" w:eastAsia="Times New Roman" w:cs="Times New Roman"/>
          <w:color w:val="333333"/>
        </w:rPr>
        <w:t>“</w:t>
      </w:r>
      <w:r>
        <w:rPr>
          <w:rFonts w:ascii="Times New Roman" w:hAnsi="Times New Roman" w:eastAsia="宋体" w:cs="Times New Roman"/>
          <w:color w:val="333333"/>
        </w:rPr>
        <w:t>一次编写、到处运行</w:t>
      </w:r>
      <w:r>
        <w:rPr>
          <w:rFonts w:ascii="Times New Roman" w:hAnsi="Times New Roman" w:eastAsia="Times New Roman" w:cs="Times New Roman"/>
          <w:color w:val="333333"/>
        </w:rPr>
        <w:t>”</w:t>
      </w:r>
      <w:r>
        <w:rPr>
          <w:rFonts w:ascii="Times New Roman" w:hAnsi="Times New Roman" w:eastAsia="宋体" w:cs="Times New Roman"/>
          <w:color w:val="333333"/>
        </w:rPr>
        <w:t>的跨平台特性。</w:t>
      </w:r>
    </w:p>
    <w:p w14:paraId="5FCE9BCC">
      <w:pPr>
        <w:numPr>
          <w:ilvl w:val="0"/>
          <w:numId w:val="5"/>
        </w:numPr>
        <w:spacing w:line="360" w:lineRule="auto"/>
        <w:rPr>
          <w:rFonts w:ascii="Times New Roman" w:hAnsi="Times New Roman" w:cs="Times New Roman"/>
        </w:rPr>
      </w:pPr>
      <w:r>
        <w:rPr>
          <w:rFonts w:ascii="Times New Roman" w:hAnsi="Times New Roman" w:eastAsia="宋体" w:cs="Times New Roman"/>
          <w:color w:val="333333"/>
        </w:rPr>
        <w:t>强大的兼容性</w:t>
      </w:r>
    </w:p>
    <w:p w14:paraId="143BC478">
      <w:pPr>
        <w:spacing w:line="360" w:lineRule="auto"/>
        <w:ind w:left="336"/>
        <w:rPr>
          <w:rFonts w:ascii="Times New Roman" w:hAnsi="Times New Roman" w:eastAsia="宋体" w:cs="Times New Roman"/>
          <w:color w:val="333333"/>
        </w:rPr>
      </w:pPr>
      <w:r>
        <w:rPr>
          <w:rFonts w:ascii="Times New Roman" w:hAnsi="Times New Roman" w:eastAsia="宋体" w:cs="Times New Roman"/>
          <w:color w:val="333333"/>
        </w:rPr>
        <w:t>此外</w:t>
      </w:r>
      <w:r>
        <w:rPr>
          <w:rFonts w:ascii="Times New Roman" w:hAnsi="Times New Roman" w:eastAsia="'Times New Roman'" w:cs="Times New Roman"/>
          <w:color w:val="333333"/>
        </w:rPr>
        <w:t>Java</w:t>
      </w:r>
      <w:r>
        <w:rPr>
          <w:rFonts w:ascii="Times New Roman" w:hAnsi="Times New Roman" w:eastAsia="宋体" w:cs="Times New Roman"/>
          <w:color w:val="333333"/>
        </w:rPr>
        <w:t>还有一个非常突出的优点是，可以支持、接纳、兼容和运行其他程序语言所产生的字节码，换句话说，</w:t>
      </w:r>
      <w:r>
        <w:rPr>
          <w:rFonts w:ascii="Times New Roman" w:hAnsi="Times New Roman" w:eastAsia="Times New Roman" w:cs="Times New Roman"/>
          <w:color w:val="333333"/>
        </w:rPr>
        <w:t>Java</w:t>
      </w:r>
      <w:r>
        <w:rPr>
          <w:rFonts w:ascii="Times New Roman" w:hAnsi="Times New Roman" w:eastAsia="宋体" w:cs="Times New Roman"/>
          <w:color w:val="333333"/>
        </w:rPr>
        <w:t>语言可以和其他的编程语言互相调用、协调。例如，</w:t>
      </w:r>
      <w:r>
        <w:rPr>
          <w:rFonts w:ascii="Times New Roman" w:hAnsi="Times New Roman" w:eastAsia="Times New Roman" w:cs="Times New Roman"/>
          <w:color w:val="333333"/>
        </w:rPr>
        <w:t>Java</w:t>
      </w:r>
      <w:r>
        <w:rPr>
          <w:rFonts w:ascii="Times New Roman" w:hAnsi="Times New Roman" w:eastAsia="宋体" w:cs="Times New Roman"/>
          <w:color w:val="333333"/>
        </w:rPr>
        <w:t>可以调用</w:t>
      </w:r>
      <w:r>
        <w:rPr>
          <w:rFonts w:ascii="Times New Roman" w:hAnsi="Times New Roman" w:eastAsia="Times New Roman" w:cs="Times New Roman"/>
          <w:color w:val="333333"/>
        </w:rPr>
        <w:t>Groovy</w:t>
      </w:r>
      <w:r>
        <w:rPr>
          <w:rFonts w:ascii="Times New Roman" w:hAnsi="Times New Roman" w:eastAsia="宋体" w:cs="Times New Roman"/>
          <w:color w:val="333333"/>
        </w:rPr>
        <w:t>、</w:t>
      </w:r>
      <w:r>
        <w:rPr>
          <w:rFonts w:ascii="Times New Roman" w:hAnsi="Times New Roman" w:eastAsia="Times New Roman" w:cs="Times New Roman"/>
          <w:color w:val="333333"/>
        </w:rPr>
        <w:t>Scala</w:t>
      </w:r>
      <w:r>
        <w:rPr>
          <w:rFonts w:ascii="Times New Roman" w:hAnsi="Times New Roman" w:eastAsia="宋体" w:cs="Times New Roman"/>
          <w:color w:val="333333"/>
        </w:rPr>
        <w:t>等其它程序语言所编写的程序，让多种语言可以相互融合，相互调用执行，这是</w:t>
      </w:r>
      <w:r>
        <w:rPr>
          <w:rFonts w:ascii="Times New Roman" w:hAnsi="Times New Roman" w:eastAsia="Times New Roman" w:cs="Times New Roman"/>
          <w:color w:val="333333"/>
        </w:rPr>
        <w:t>Java</w:t>
      </w:r>
      <w:r>
        <w:rPr>
          <w:rFonts w:ascii="Times New Roman" w:hAnsi="Times New Roman" w:eastAsia="宋体" w:cs="Times New Roman"/>
          <w:color w:val="333333"/>
        </w:rPr>
        <w:t>非常突出的一个优点。</w:t>
      </w:r>
    </w:p>
    <w:p w14:paraId="53ECDD86">
      <w:pPr>
        <w:pStyle w:val="4"/>
        <w:spacing w:line="360" w:lineRule="auto"/>
        <w:rPr>
          <w:rFonts w:ascii="Times New Roman" w:hAnsi="Times New Roman" w:cs="Times New Roman"/>
        </w:rPr>
      </w:pPr>
      <w:bookmarkStart w:id="9" w:name="_Toc17812"/>
      <w:r>
        <w:rPr>
          <w:rFonts w:ascii="Times New Roman" w:hAnsi="Times New Roman" w:eastAsia="'Times New Roman'" w:cs="Times New Roman"/>
          <w:color w:val="333333"/>
        </w:rPr>
        <w:t>1.2.4 Java Specification</w:t>
      </w:r>
      <w:r>
        <w:rPr>
          <w:rFonts w:ascii="Times New Roman" w:hAnsi="Times New Roman" w:eastAsia="宋体" w:cs="Times New Roman"/>
          <w:color w:val="333333"/>
        </w:rPr>
        <w:t>、</w:t>
      </w:r>
      <w:r>
        <w:rPr>
          <w:rFonts w:ascii="Times New Roman" w:hAnsi="Times New Roman" w:eastAsia="Times New Roman" w:cs="Times New Roman"/>
          <w:color w:val="333333"/>
        </w:rPr>
        <w:t>JDK</w:t>
      </w:r>
      <w:r>
        <w:rPr>
          <w:rFonts w:ascii="Times New Roman" w:hAnsi="Times New Roman" w:eastAsia="宋体" w:cs="Times New Roman"/>
          <w:color w:val="333333"/>
        </w:rPr>
        <w:t>和</w:t>
      </w:r>
      <w:r>
        <w:rPr>
          <w:rFonts w:ascii="Times New Roman" w:hAnsi="Times New Roman" w:eastAsia="Times New Roman" w:cs="Times New Roman"/>
          <w:color w:val="333333"/>
        </w:rPr>
        <w:t>JRE</w:t>
      </w:r>
      <w:bookmarkEnd w:id="9"/>
    </w:p>
    <w:p w14:paraId="40FB44C8">
      <w:pPr>
        <w:spacing w:line="360" w:lineRule="auto"/>
        <w:ind w:firstLine="420"/>
        <w:rPr>
          <w:rFonts w:ascii="Times New Roman" w:hAnsi="Times New Roman" w:cs="Times New Roman"/>
        </w:rPr>
      </w:pPr>
      <w:r>
        <w:rPr>
          <w:rFonts w:ascii="Times New Roman" w:hAnsi="Times New Roman" w:eastAsia="'Times New Roman'" w:cs="Times New Roman"/>
          <w:color w:val="333333"/>
        </w:rPr>
        <w:t>Java Specification</w:t>
      </w:r>
      <w:r>
        <w:rPr>
          <w:rFonts w:ascii="Times New Roman" w:hAnsi="Times New Roman" w:eastAsia="宋体" w:cs="Times New Roman"/>
          <w:color w:val="333333"/>
        </w:rPr>
        <w:t>、</w:t>
      </w:r>
      <w:r>
        <w:rPr>
          <w:rFonts w:ascii="Times New Roman" w:hAnsi="Times New Roman" w:eastAsia="Times New Roman" w:cs="Times New Roman"/>
          <w:color w:val="333333"/>
        </w:rPr>
        <w:t>JDK</w:t>
      </w:r>
      <w:r>
        <w:rPr>
          <w:rFonts w:ascii="Times New Roman" w:hAnsi="Times New Roman" w:eastAsia="宋体" w:cs="Times New Roman"/>
          <w:color w:val="333333"/>
        </w:rPr>
        <w:t>和</w:t>
      </w:r>
      <w:r>
        <w:rPr>
          <w:rFonts w:ascii="Times New Roman" w:hAnsi="Times New Roman" w:eastAsia="Times New Roman" w:cs="Times New Roman"/>
          <w:color w:val="333333"/>
        </w:rPr>
        <w:t>JRE</w:t>
      </w:r>
      <w:r>
        <w:rPr>
          <w:rFonts w:ascii="Times New Roman" w:hAnsi="Times New Roman" w:eastAsia="宋体" w:cs="Times New Roman"/>
          <w:color w:val="333333"/>
        </w:rPr>
        <w:t>，这三个词语是学习</w:t>
      </w:r>
      <w:r>
        <w:rPr>
          <w:rFonts w:ascii="Times New Roman" w:hAnsi="Times New Roman" w:eastAsia="Times New Roman" w:cs="Times New Roman"/>
          <w:color w:val="333333"/>
        </w:rPr>
        <w:t>Java</w:t>
      </w:r>
      <w:r>
        <w:rPr>
          <w:rFonts w:ascii="Times New Roman" w:hAnsi="Times New Roman" w:eastAsia="宋体" w:cs="Times New Roman"/>
          <w:color w:val="333333"/>
        </w:rPr>
        <w:t>最经常遇到的专业术语，也是初学者最容易混淆的词语。以下详细叙述这三者的区别。</w:t>
      </w:r>
    </w:p>
    <w:p w14:paraId="028A841A">
      <w:pPr>
        <w:spacing w:line="360" w:lineRule="auto"/>
        <w:ind w:firstLine="420"/>
        <w:rPr>
          <w:rFonts w:ascii="Times New Roman" w:hAnsi="Times New Roman" w:cs="Times New Roman"/>
        </w:rPr>
      </w:pPr>
      <w:r>
        <w:rPr>
          <w:rFonts w:ascii="Times New Roman" w:hAnsi="Times New Roman" w:eastAsia="'Times New Roman'" w:cs="Times New Roman"/>
          <w:color w:val="333333"/>
        </w:rPr>
        <w:t>Java Specification</w:t>
      </w:r>
      <w:r>
        <w:rPr>
          <w:rFonts w:ascii="Times New Roman" w:hAnsi="Times New Roman" w:eastAsia="宋体" w:cs="Times New Roman"/>
          <w:color w:val="333333"/>
        </w:rPr>
        <w:t>即</w:t>
      </w:r>
      <w:r>
        <w:rPr>
          <w:rFonts w:ascii="Times New Roman" w:hAnsi="Times New Roman" w:eastAsia="Times New Roman" w:cs="Times New Roman"/>
          <w:color w:val="333333"/>
        </w:rPr>
        <w:t>Java</w:t>
      </w:r>
      <w:r>
        <w:rPr>
          <w:rFonts w:ascii="Times New Roman" w:hAnsi="Times New Roman" w:eastAsia="宋体" w:cs="Times New Roman"/>
          <w:color w:val="333333"/>
        </w:rPr>
        <w:t>规范，由开源组织</w:t>
      </w:r>
      <w:r>
        <w:rPr>
          <w:rFonts w:ascii="Times New Roman" w:hAnsi="Times New Roman" w:eastAsia="Times New Roman" w:cs="Times New Roman"/>
          <w:color w:val="333333"/>
        </w:rPr>
        <w:t>JCP(Java Community Process)</w:t>
      </w:r>
      <w:r>
        <w:rPr>
          <w:rFonts w:ascii="Times New Roman" w:hAnsi="Times New Roman" w:eastAsia="宋体" w:cs="Times New Roman"/>
          <w:color w:val="333333"/>
        </w:rPr>
        <w:t>掌管，它定义了</w:t>
      </w:r>
      <w:r>
        <w:rPr>
          <w:rFonts w:ascii="Times New Roman" w:hAnsi="Times New Roman" w:eastAsia="Times New Roman" w:cs="Times New Roman"/>
          <w:color w:val="333333"/>
        </w:rPr>
        <w:t>Java</w:t>
      </w:r>
      <w:r>
        <w:rPr>
          <w:rFonts w:ascii="Times New Roman" w:hAnsi="Times New Roman" w:eastAsia="宋体" w:cs="Times New Roman"/>
          <w:color w:val="333333"/>
        </w:rPr>
        <w:t>的下一代语言里包括哪些新的语法，哪些新的特性，应该支持哪些新的特征等等。</w:t>
      </w:r>
    </w:p>
    <w:p w14:paraId="16FA8BF3">
      <w:pPr>
        <w:spacing w:line="360" w:lineRule="auto"/>
        <w:ind w:firstLine="420"/>
        <w:rPr>
          <w:rFonts w:ascii="Times New Roman" w:hAnsi="Times New Roman" w:cs="Times New Roman"/>
        </w:rPr>
      </w:pPr>
      <w:r>
        <w:rPr>
          <w:rFonts w:ascii="Times New Roman" w:hAnsi="Times New Roman" w:eastAsia="'Times New Roman'" w:cs="Times New Roman"/>
          <w:color w:val="333333"/>
        </w:rPr>
        <w:t>JDK</w:t>
      </w:r>
      <w:r>
        <w:rPr>
          <w:rFonts w:ascii="Times New Roman" w:hAnsi="Times New Roman" w:eastAsia="宋体" w:cs="Times New Roman"/>
          <w:color w:val="333333"/>
        </w:rPr>
        <w:t>（</w:t>
      </w:r>
      <w:r>
        <w:rPr>
          <w:rFonts w:ascii="Times New Roman" w:hAnsi="Times New Roman" w:eastAsia="Times New Roman" w:cs="Times New Roman"/>
          <w:color w:val="333333"/>
        </w:rPr>
        <w:t>Java Development Kit</w:t>
      </w:r>
      <w:r>
        <w:rPr>
          <w:rFonts w:ascii="Times New Roman" w:hAnsi="Times New Roman" w:eastAsia="宋体" w:cs="Times New Roman"/>
          <w:color w:val="333333"/>
        </w:rPr>
        <w:t>，</w:t>
      </w:r>
      <w:r>
        <w:rPr>
          <w:rFonts w:ascii="Times New Roman" w:hAnsi="Times New Roman" w:eastAsia="Times New Roman" w:cs="Times New Roman"/>
          <w:color w:val="333333"/>
        </w:rPr>
        <w:t>Java</w:t>
      </w:r>
      <w:r>
        <w:rPr>
          <w:rFonts w:ascii="Times New Roman" w:hAnsi="Times New Roman" w:eastAsia="宋体" w:cs="Times New Roman"/>
          <w:color w:val="333333"/>
        </w:rPr>
        <w:t>开发工具包）实现了</w:t>
      </w:r>
      <w:r>
        <w:rPr>
          <w:rFonts w:ascii="Times New Roman" w:hAnsi="Times New Roman" w:eastAsia="Times New Roman" w:cs="Times New Roman"/>
          <w:color w:val="333333"/>
        </w:rPr>
        <w:t>Java</w:t>
      </w:r>
      <w:r>
        <w:rPr>
          <w:rFonts w:ascii="Times New Roman" w:hAnsi="Times New Roman" w:eastAsia="宋体" w:cs="Times New Roman"/>
          <w:color w:val="333333"/>
        </w:rPr>
        <w:t>规范。什么叫做规范和实现呢？例如，定义一辆车的规范。车的规范应该有一个底盘，四个轮子，车里面有一个方向盘，有几个座位等。这些称为定义规范，但是它并没有实际在造车，如果真正要造出一辆车，比如大众、奥迪等等，就是实现了车的规范。一个规范可以有多种不同的实现，即规范都是一样的，但是根据这个规范做出来的东西可以略有差别。实现了</w:t>
      </w:r>
      <w:r>
        <w:rPr>
          <w:rFonts w:ascii="Times New Roman" w:hAnsi="Times New Roman" w:eastAsia="Times New Roman" w:cs="Times New Roman"/>
          <w:color w:val="333333"/>
        </w:rPr>
        <w:t>Java</w:t>
      </w:r>
      <w:r>
        <w:rPr>
          <w:rFonts w:ascii="Times New Roman" w:hAnsi="Times New Roman" w:eastAsia="宋体" w:cs="Times New Roman"/>
          <w:color w:val="333333"/>
        </w:rPr>
        <w:t>规范的开发工具，被称为</w:t>
      </w:r>
      <w:r>
        <w:rPr>
          <w:rFonts w:ascii="Times New Roman" w:hAnsi="Times New Roman" w:eastAsia="Times New Roman" w:cs="Times New Roman"/>
          <w:color w:val="333333"/>
        </w:rPr>
        <w:t>JDK</w:t>
      </w:r>
      <w:r>
        <w:rPr>
          <w:rFonts w:ascii="Times New Roman" w:hAnsi="Times New Roman" w:eastAsia="宋体" w:cs="Times New Roman"/>
          <w:color w:val="333333"/>
        </w:rPr>
        <w:t>。</w:t>
      </w:r>
    </w:p>
    <w:p w14:paraId="24D7AD17">
      <w:pPr>
        <w:spacing w:line="360" w:lineRule="auto"/>
        <w:ind w:left="480"/>
        <w:rPr>
          <w:rFonts w:ascii="Times New Roman" w:hAnsi="Times New Roman" w:cs="Times New Roman"/>
        </w:rPr>
      </w:pPr>
      <w:r>
        <w:rPr>
          <w:rFonts w:ascii="Times New Roman" w:hAnsi="Times New Roman" w:eastAsia="宋体" w:cs="Times New Roman"/>
          <w:color w:val="333333"/>
        </w:rPr>
        <w:t>当前</w:t>
      </w:r>
      <w:r>
        <w:rPr>
          <w:rFonts w:ascii="Times New Roman" w:hAnsi="Times New Roman" w:eastAsia="'Times New Roman'" w:cs="Times New Roman"/>
          <w:color w:val="333333"/>
        </w:rPr>
        <w:t>JDK</w:t>
      </w:r>
      <w:r>
        <w:rPr>
          <w:rFonts w:ascii="Times New Roman" w:hAnsi="Times New Roman" w:eastAsia="宋体" w:cs="Times New Roman"/>
          <w:color w:val="333333"/>
        </w:rPr>
        <w:t>工具主要有以下几个。</w:t>
      </w:r>
    </w:p>
    <w:p w14:paraId="01182499">
      <w:pPr>
        <w:numPr>
          <w:ilvl w:val="0"/>
          <w:numId w:val="6"/>
        </w:numPr>
        <w:spacing w:line="360" w:lineRule="auto"/>
        <w:rPr>
          <w:rFonts w:ascii="Times New Roman" w:hAnsi="Times New Roman" w:cs="Times New Roman"/>
        </w:rPr>
      </w:pPr>
      <w:r>
        <w:rPr>
          <w:rFonts w:ascii="Times New Roman" w:hAnsi="Times New Roman" w:eastAsia="'Times New Roman'" w:cs="Times New Roman"/>
          <w:color w:val="333333"/>
        </w:rPr>
        <w:t>Sun JDK/Oracle Sun JDK</w:t>
      </w:r>
      <w:r>
        <w:rPr>
          <w:rFonts w:ascii="Times New Roman" w:hAnsi="Times New Roman" w:eastAsia="宋体" w:cs="Times New Roman"/>
          <w:color w:val="333333"/>
        </w:rPr>
        <w:t>，也就是最早的市场占有率最高的</w:t>
      </w:r>
      <w:r>
        <w:rPr>
          <w:rFonts w:ascii="Times New Roman" w:hAnsi="Times New Roman" w:eastAsia="Times New Roman" w:cs="Times New Roman"/>
          <w:color w:val="333333"/>
        </w:rPr>
        <w:t>JDK</w:t>
      </w:r>
      <w:r>
        <w:rPr>
          <w:rFonts w:ascii="Times New Roman" w:hAnsi="Times New Roman" w:eastAsia="宋体" w:cs="Times New Roman"/>
          <w:color w:val="333333"/>
        </w:rPr>
        <w:t>，由</w:t>
      </w:r>
      <w:r>
        <w:rPr>
          <w:rFonts w:ascii="Times New Roman" w:hAnsi="Times New Roman" w:eastAsia="Times New Roman" w:cs="Times New Roman"/>
          <w:color w:val="333333"/>
        </w:rPr>
        <w:t>Sun</w:t>
      </w:r>
      <w:r>
        <w:rPr>
          <w:rFonts w:ascii="Times New Roman" w:hAnsi="Times New Roman" w:eastAsia="宋体" w:cs="Times New Roman"/>
          <w:color w:val="333333"/>
        </w:rPr>
        <w:t>公司为</w:t>
      </w:r>
      <w:r>
        <w:rPr>
          <w:rFonts w:ascii="Times New Roman" w:hAnsi="Times New Roman" w:eastAsia="Times New Roman" w:cs="Times New Roman"/>
          <w:color w:val="333333"/>
        </w:rPr>
        <w:t>Java</w:t>
      </w:r>
      <w:r>
        <w:rPr>
          <w:rFonts w:ascii="Times New Roman" w:hAnsi="Times New Roman" w:eastAsia="宋体" w:cs="Times New Roman"/>
          <w:color w:val="333333"/>
        </w:rPr>
        <w:t>语言量身定制的开发包，当时命名为</w:t>
      </w:r>
      <w:r>
        <w:rPr>
          <w:rFonts w:ascii="Times New Roman" w:hAnsi="Times New Roman" w:eastAsia="Times New Roman" w:cs="Times New Roman"/>
          <w:color w:val="333333"/>
        </w:rPr>
        <w:t>Sun JDK</w:t>
      </w:r>
      <w:r>
        <w:rPr>
          <w:rFonts w:ascii="Times New Roman" w:hAnsi="Times New Roman" w:eastAsia="宋体" w:cs="Times New Roman"/>
          <w:color w:val="333333"/>
        </w:rPr>
        <w:t>。由于</w:t>
      </w:r>
      <w:r>
        <w:rPr>
          <w:rFonts w:ascii="Times New Roman" w:hAnsi="Times New Roman" w:eastAsia="Times New Roman" w:cs="Times New Roman"/>
          <w:color w:val="333333"/>
        </w:rPr>
        <w:t>Sun</w:t>
      </w:r>
      <w:r>
        <w:rPr>
          <w:rFonts w:ascii="Times New Roman" w:hAnsi="Times New Roman" w:eastAsia="宋体" w:cs="Times New Roman"/>
          <w:color w:val="333333"/>
        </w:rPr>
        <w:t>公司当前已经被</w:t>
      </w:r>
      <w:r>
        <w:rPr>
          <w:rFonts w:ascii="Times New Roman" w:hAnsi="Times New Roman" w:eastAsia="Times New Roman" w:cs="Times New Roman"/>
          <w:color w:val="333333"/>
        </w:rPr>
        <w:t>Oracle</w:t>
      </w:r>
      <w:r>
        <w:rPr>
          <w:rFonts w:ascii="Times New Roman" w:hAnsi="Times New Roman" w:eastAsia="宋体" w:cs="Times New Roman"/>
          <w:color w:val="333333"/>
        </w:rPr>
        <w:t>收购了，所以更名为</w:t>
      </w:r>
      <w:r>
        <w:rPr>
          <w:rFonts w:ascii="Times New Roman" w:hAnsi="Times New Roman" w:eastAsia="Times New Roman" w:cs="Times New Roman"/>
          <w:color w:val="333333"/>
        </w:rPr>
        <w:t>Oracle Sun JDK</w:t>
      </w:r>
      <w:r>
        <w:rPr>
          <w:rFonts w:ascii="Times New Roman" w:hAnsi="Times New Roman" w:eastAsia="宋体" w:cs="Times New Roman"/>
          <w:color w:val="333333"/>
        </w:rPr>
        <w:t>，目前它占据了市场</w:t>
      </w:r>
      <w:r>
        <w:rPr>
          <w:rFonts w:ascii="Times New Roman" w:hAnsi="Times New Roman" w:eastAsia="Times New Roman" w:cs="Times New Roman"/>
          <w:color w:val="333333"/>
        </w:rPr>
        <w:t>90%</w:t>
      </w:r>
      <w:r>
        <w:rPr>
          <w:rFonts w:ascii="Times New Roman" w:hAnsi="Times New Roman" w:eastAsia="宋体" w:cs="Times New Roman"/>
          <w:color w:val="333333"/>
        </w:rPr>
        <w:t>以上的份额。</w:t>
      </w:r>
    </w:p>
    <w:p w14:paraId="1640C1E0">
      <w:pPr>
        <w:numPr>
          <w:ilvl w:val="0"/>
          <w:numId w:val="6"/>
        </w:numPr>
        <w:spacing w:line="360" w:lineRule="auto"/>
        <w:rPr>
          <w:rFonts w:ascii="Times New Roman" w:hAnsi="Times New Roman" w:cs="Times New Roman"/>
        </w:rPr>
      </w:pPr>
      <w:r>
        <w:rPr>
          <w:rFonts w:ascii="Times New Roman" w:hAnsi="Times New Roman" w:eastAsia="'Times New Roman'" w:cs="Times New Roman"/>
          <w:color w:val="333333"/>
        </w:rPr>
        <w:t>OpenJDK</w:t>
      </w:r>
      <w:r>
        <w:rPr>
          <w:rFonts w:ascii="Times New Roman" w:hAnsi="Times New Roman" w:eastAsia="宋体" w:cs="Times New Roman"/>
          <w:color w:val="333333"/>
        </w:rPr>
        <w:t>，是开源组织为了实现</w:t>
      </w:r>
      <w:r>
        <w:rPr>
          <w:rFonts w:ascii="Times New Roman" w:hAnsi="Times New Roman" w:eastAsia="Times New Roman" w:cs="Times New Roman"/>
          <w:color w:val="333333"/>
        </w:rPr>
        <w:t>Java Specification</w:t>
      </w:r>
      <w:r>
        <w:rPr>
          <w:rFonts w:ascii="Times New Roman" w:hAnsi="Times New Roman" w:eastAsia="宋体" w:cs="Times New Roman"/>
          <w:color w:val="333333"/>
        </w:rPr>
        <w:t>的一个开源工具。很多大厂</w:t>
      </w:r>
      <w:r>
        <w:rPr>
          <w:rFonts w:ascii="Times New Roman" w:hAnsi="Times New Roman" w:eastAsia="Times New Roman" w:cs="Times New Roman"/>
          <w:color w:val="333333"/>
        </w:rPr>
        <w:t>/</w:t>
      </w:r>
      <w:r>
        <w:rPr>
          <w:rFonts w:ascii="Times New Roman" w:hAnsi="Times New Roman" w:eastAsia="宋体" w:cs="Times New Roman"/>
          <w:color w:val="333333"/>
        </w:rPr>
        <w:t>机构，会基于</w:t>
      </w:r>
      <w:r>
        <w:rPr>
          <w:rFonts w:ascii="Times New Roman" w:hAnsi="Times New Roman" w:eastAsia="Times New Roman" w:cs="Times New Roman"/>
          <w:color w:val="333333"/>
        </w:rPr>
        <w:t>OpenJDK</w:t>
      </w:r>
      <w:r>
        <w:rPr>
          <w:rFonts w:ascii="Times New Roman" w:hAnsi="Times New Roman" w:eastAsia="宋体" w:cs="Times New Roman"/>
          <w:color w:val="333333"/>
        </w:rPr>
        <w:t>进行一定的定制或者再开源做一些修改。比如，淘宝的</w:t>
      </w:r>
      <w:r>
        <w:rPr>
          <w:rFonts w:ascii="Times New Roman" w:hAnsi="Times New Roman" w:eastAsia="Times New Roman" w:cs="Times New Roman"/>
          <w:color w:val="333333"/>
        </w:rPr>
        <w:t>Alibaba Dragonwell JDK.</w:t>
      </w:r>
      <w:r>
        <w:rPr>
          <w:rFonts w:ascii="Times New Roman" w:hAnsi="Times New Roman" w:eastAsia="'Times New Roman'" w:cs="Times New Roman"/>
          <w:color w:val="24292F"/>
          <w:shd w:val="clear" w:color="auto" w:fill="FFFFFF"/>
        </w:rPr>
        <w:t xml:space="preserve"> </w:t>
      </w:r>
    </w:p>
    <w:p w14:paraId="4D5A5C02">
      <w:pPr>
        <w:numPr>
          <w:ilvl w:val="0"/>
          <w:numId w:val="6"/>
        </w:numPr>
        <w:spacing w:line="360" w:lineRule="auto"/>
        <w:rPr>
          <w:rFonts w:ascii="Times New Roman" w:hAnsi="Times New Roman" w:cs="Times New Roman"/>
        </w:rPr>
      </w:pPr>
      <w:r>
        <w:rPr>
          <w:rFonts w:ascii="Times New Roman" w:hAnsi="Times New Roman" w:eastAsia="'Times New Roman'" w:cs="Times New Roman"/>
          <w:color w:val="333333"/>
        </w:rPr>
        <w:t>IBM JDK</w:t>
      </w:r>
      <w:r>
        <w:rPr>
          <w:rFonts w:ascii="Times New Roman" w:hAnsi="Times New Roman" w:eastAsia="宋体" w:cs="Times New Roman"/>
          <w:color w:val="333333"/>
        </w:rPr>
        <w:t>，号称是业界里速度最快的一个，在</w:t>
      </w:r>
      <w:r>
        <w:rPr>
          <w:rFonts w:ascii="Times New Roman" w:hAnsi="Times New Roman" w:eastAsia="Times New Roman" w:cs="Times New Roman"/>
          <w:color w:val="333333"/>
        </w:rPr>
        <w:t>IBM</w:t>
      </w:r>
      <w:r>
        <w:rPr>
          <w:rFonts w:ascii="Times New Roman" w:hAnsi="Times New Roman" w:eastAsia="宋体" w:cs="Times New Roman"/>
          <w:color w:val="333333"/>
        </w:rPr>
        <w:t>的一些服务器硬件设备上，也进行了一些优化。</w:t>
      </w:r>
    </w:p>
    <w:p w14:paraId="1E888F75">
      <w:pPr>
        <w:numPr>
          <w:ilvl w:val="0"/>
          <w:numId w:val="6"/>
        </w:numPr>
        <w:spacing w:line="360" w:lineRule="auto"/>
        <w:rPr>
          <w:rFonts w:ascii="Times New Roman" w:hAnsi="Times New Roman" w:cs="Times New Roman"/>
        </w:rPr>
      </w:pPr>
      <w:r>
        <w:rPr>
          <w:rFonts w:ascii="Times New Roman" w:hAnsi="Times New Roman" w:eastAsia="'Times New Roman'" w:cs="Times New Roman"/>
          <w:color w:val="333333"/>
        </w:rPr>
        <w:t>JRockit</w:t>
      </w:r>
      <w:r>
        <w:rPr>
          <w:rFonts w:ascii="Times New Roman" w:hAnsi="Times New Roman" w:eastAsia="宋体" w:cs="Times New Roman"/>
          <w:color w:val="333333"/>
        </w:rPr>
        <w:t>，</w:t>
      </w:r>
      <w:r>
        <w:rPr>
          <w:rFonts w:ascii="Times New Roman" w:hAnsi="Times New Roman" w:eastAsia="Times New Roman" w:cs="Times New Roman"/>
          <w:color w:val="333333"/>
        </w:rPr>
        <w:t>Oracle</w:t>
      </w:r>
      <w:r>
        <w:rPr>
          <w:rFonts w:ascii="Times New Roman" w:hAnsi="Times New Roman" w:eastAsia="宋体" w:cs="Times New Roman"/>
          <w:color w:val="333333"/>
        </w:rPr>
        <w:t>公司自己的一个</w:t>
      </w:r>
      <w:r>
        <w:rPr>
          <w:rFonts w:ascii="Times New Roman" w:hAnsi="Times New Roman" w:eastAsia="Times New Roman" w:cs="Times New Roman"/>
          <w:color w:val="333333"/>
        </w:rPr>
        <w:t>JDK</w:t>
      </w:r>
      <w:r>
        <w:rPr>
          <w:rFonts w:ascii="Times New Roman" w:hAnsi="Times New Roman" w:eastAsia="宋体" w:cs="Times New Roman"/>
          <w:color w:val="333333"/>
        </w:rPr>
        <w:t>标准。在它的官方主页上，也宣称它是最快的一种</w:t>
      </w:r>
      <w:r>
        <w:rPr>
          <w:rFonts w:ascii="Times New Roman" w:hAnsi="Times New Roman" w:eastAsia="Times New Roman" w:cs="Times New Roman"/>
          <w:color w:val="333333"/>
        </w:rPr>
        <w:t>JDK</w:t>
      </w:r>
      <w:r>
        <w:rPr>
          <w:rFonts w:ascii="Times New Roman" w:hAnsi="Times New Roman" w:eastAsia="宋体" w:cs="Times New Roman"/>
          <w:color w:val="333333"/>
        </w:rPr>
        <w:t>，不过它市场占有率就更小一点。</w:t>
      </w:r>
    </w:p>
    <w:p w14:paraId="77F44BAD">
      <w:pPr>
        <w:spacing w:line="360" w:lineRule="auto"/>
        <w:ind w:left="480"/>
        <w:rPr>
          <w:ins w:id="13" w:author="ABU" w:date="2025-03-11T17:00:48Z"/>
          <w:rFonts w:ascii="Times New Roman" w:hAnsi="Times New Roman" w:eastAsia="宋体" w:cs="Times New Roman"/>
          <w:color w:val="333333"/>
        </w:rPr>
        <w:pPrChange w:id="12" w:author="ABU" w:date="2025-03-11T17:00:48Z">
          <w:pPr>
            <w:spacing w:line="360" w:lineRule="auto"/>
            <w:ind w:left="480"/>
          </w:pPr>
        </w:pPrChange>
      </w:pPr>
      <w:r>
        <w:rPr>
          <w:rFonts w:ascii="Times New Roman" w:hAnsi="Times New Roman" w:eastAsia="宋体" w:cs="Times New Roman"/>
          <w:color w:val="333333"/>
        </w:rPr>
        <w:t>本书的示例，如果没有特殊说明，选用的都是</w:t>
      </w:r>
      <w:r>
        <w:rPr>
          <w:rFonts w:ascii="Times New Roman" w:hAnsi="Times New Roman" w:eastAsia="'Times New Roman'" w:cs="Times New Roman"/>
          <w:color w:val="333333"/>
        </w:rPr>
        <w:t>Oracle Sun JDK</w:t>
      </w:r>
      <w:r>
        <w:rPr>
          <w:rFonts w:ascii="Times New Roman" w:hAnsi="Times New Roman" w:eastAsia="宋体" w:cs="Times New Roman"/>
          <w:color w:val="333333"/>
        </w:rPr>
        <w:t>。</w:t>
      </w:r>
    </w:p>
    <w:p w14:paraId="63002576">
      <w:pPr>
        <w:spacing w:line="360" w:lineRule="auto"/>
        <w:ind w:left="0" w:firstLine="480" w:firstLineChars="200"/>
        <w:rPr>
          <w:ins w:id="15" w:author="ABU" w:date="2025-03-11T17:02:20Z"/>
          <w:rFonts w:hint="eastAsia" w:ascii="Times New Roman" w:hAnsi="Times New Roman" w:eastAsia="宋体" w:cs="Times New Roman"/>
          <w:color w:val="333333"/>
          <w:lang w:val="en-US" w:eastAsia="zh-CN"/>
        </w:rPr>
        <w:pPrChange w:id="14" w:author="ABU" w:date="2025-03-11T17:02:02Z">
          <w:pPr>
            <w:spacing w:line="360" w:lineRule="auto"/>
            <w:ind w:left="480"/>
          </w:pPr>
        </w:pPrChange>
      </w:pPr>
      <w:ins w:id="16" w:author="ABU" w:date="2025-03-11T17:02:00Z">
        <w:r>
          <w:rPr>
            <w:rFonts w:hint="default" w:ascii="Times New Roman" w:hAnsi="Times New Roman" w:eastAsia="宋体" w:cs="Times New Roman"/>
            <w:color w:val="333333"/>
            <w:lang w:val="en-US" w:eastAsia="zh-CN"/>
          </w:rPr>
          <w:t>JRE（Java Runtime Environment，Java 运行环境） 是 Java 生态系统中的核心组件之一。JRE 负责为 Java 应用提供运行环境，它实现了 Java 规范，但 不包含 Java 开发工具（如编译器 javac）。换句话说，JRE 只能用于 运行 已编译的 Java 程序，而不能用于开发 Java 程序。JRE 主要包含</w:t>
        </w:r>
      </w:ins>
      <w:ins w:id="17" w:author="ABU" w:date="2025-03-11T17:02:18Z">
        <w:r>
          <w:rPr>
            <w:rFonts w:hint="eastAsia" w:ascii="Times New Roman" w:hAnsi="Times New Roman" w:eastAsia="宋体" w:cs="Times New Roman"/>
            <w:color w:val="333333"/>
            <w:lang w:val="en-US" w:eastAsia="zh-CN"/>
          </w:rPr>
          <w:t>以下几个</w:t>
        </w:r>
      </w:ins>
      <w:ins w:id="18" w:author="ABU" w:date="2025-03-11T17:02:19Z">
        <w:r>
          <w:rPr>
            <w:rFonts w:hint="eastAsia" w:ascii="Times New Roman" w:hAnsi="Times New Roman" w:eastAsia="宋体" w:cs="Times New Roman"/>
            <w:color w:val="333333"/>
            <w:lang w:val="en-US" w:eastAsia="zh-CN"/>
          </w:rPr>
          <w:t>。</w:t>
        </w:r>
      </w:ins>
    </w:p>
    <w:p w14:paraId="18D35D31">
      <w:pPr>
        <w:numPr>
          <w:ilvl w:val="0"/>
          <w:numId w:val="7"/>
          <w:ins w:id="20" w:author="ABU" w:date="2025-03-11T17:02:56Z"/>
        </w:numPr>
        <w:spacing w:line="360" w:lineRule="auto"/>
        <w:ind w:left="420" w:hanging="420" w:firstLineChars="0"/>
        <w:rPr>
          <w:ins w:id="21" w:author="ABU" w:date="2025-03-11T17:02:41Z"/>
          <w:rFonts w:hint="default" w:ascii="Times New Roman" w:hAnsi="Times New Roman" w:eastAsia="宋体" w:cs="Times New Roman"/>
          <w:color w:val="333333"/>
          <w:lang w:val="en-US" w:eastAsia="zh-CN"/>
        </w:rPr>
        <w:pPrChange w:id="19" w:author="ABU" w:date="2025-03-11T17:02:56Z">
          <w:pPr>
            <w:spacing w:line="360" w:lineRule="auto"/>
            <w:ind w:left="0" w:firstLine="480" w:firstLineChars="200"/>
          </w:pPr>
        </w:pPrChange>
      </w:pPr>
      <w:ins w:id="22" w:author="ABU" w:date="2025-03-11T17:02:29Z">
        <w:r>
          <w:rPr>
            <w:rFonts w:hint="default" w:ascii="Times New Roman" w:hAnsi="Times New Roman" w:eastAsia="宋体" w:cs="Times New Roman"/>
            <w:color w:val="333333"/>
            <w:lang w:val="en-US" w:eastAsia="zh-CN"/>
          </w:rPr>
          <w:t>JVM（Java Virtual Machine，Java 虚拟机）：负责执行 .class 字节码文件</w:t>
        </w:r>
      </w:ins>
      <w:ins w:id="23" w:author="ABU" w:date="2025-03-11T17:02:48Z">
        <w:r>
          <w:rPr>
            <w:rFonts w:hint="eastAsia" w:ascii="Times New Roman" w:hAnsi="Times New Roman" w:eastAsia="宋体" w:cs="Times New Roman"/>
            <w:color w:val="333333"/>
            <w:lang w:val="en-US" w:eastAsia="zh-CN"/>
          </w:rPr>
          <w:t>；</w:t>
        </w:r>
      </w:ins>
    </w:p>
    <w:p w14:paraId="21AB3AF7">
      <w:pPr>
        <w:numPr>
          <w:ilvl w:val="0"/>
          <w:numId w:val="7"/>
          <w:ins w:id="25" w:author="ABU" w:date="2025-03-11T17:02:56Z"/>
        </w:numPr>
        <w:spacing w:line="360" w:lineRule="auto"/>
        <w:ind w:left="420" w:hanging="420" w:firstLineChars="0"/>
        <w:rPr>
          <w:ins w:id="26" w:author="ABU" w:date="2025-03-11T17:02:43Z"/>
          <w:rFonts w:hint="default" w:ascii="Times New Roman" w:hAnsi="Times New Roman" w:eastAsia="宋体" w:cs="Times New Roman"/>
          <w:color w:val="333333"/>
          <w:lang w:val="en-US" w:eastAsia="zh-CN"/>
        </w:rPr>
        <w:pPrChange w:id="24" w:author="ABU" w:date="2025-03-11T17:02:56Z">
          <w:pPr>
            <w:spacing w:line="360" w:lineRule="auto"/>
            <w:ind w:left="0" w:firstLine="480" w:firstLineChars="200"/>
          </w:pPr>
        </w:pPrChange>
      </w:pPr>
      <w:ins w:id="27" w:author="ABU" w:date="2025-03-11T17:02:29Z">
        <w:r>
          <w:rPr>
            <w:rFonts w:hint="default" w:ascii="Times New Roman" w:hAnsi="Times New Roman" w:eastAsia="宋体" w:cs="Times New Roman"/>
            <w:color w:val="333333"/>
            <w:lang w:val="en-US" w:eastAsia="zh-CN"/>
          </w:rPr>
          <w:t>Java 核心类库（如 java.lang、java.util、java.io 等），为 Java 程序提供标准 API</w:t>
        </w:r>
      </w:ins>
      <w:ins w:id="28" w:author="ABU" w:date="2025-03-11T17:02:51Z">
        <w:r>
          <w:rPr>
            <w:rFonts w:hint="eastAsia" w:ascii="Times New Roman" w:hAnsi="Times New Roman" w:eastAsia="宋体" w:cs="Times New Roman"/>
            <w:color w:val="333333"/>
            <w:lang w:val="en-US" w:eastAsia="zh-CN"/>
          </w:rPr>
          <w:t>；</w:t>
        </w:r>
      </w:ins>
    </w:p>
    <w:p w14:paraId="24197E0C">
      <w:pPr>
        <w:numPr>
          <w:ilvl w:val="0"/>
          <w:numId w:val="7"/>
          <w:ins w:id="30" w:author="ABU" w:date="2025-03-11T17:02:56Z"/>
        </w:numPr>
        <w:spacing w:line="360" w:lineRule="auto"/>
        <w:ind w:left="420" w:hanging="420" w:firstLineChars="0"/>
        <w:rPr>
          <w:ins w:id="31" w:author="ABU" w:date="2025-03-11T17:02:29Z"/>
          <w:rFonts w:hint="default" w:ascii="Times New Roman" w:hAnsi="Times New Roman" w:eastAsia="宋体" w:cs="Times New Roman"/>
          <w:color w:val="333333"/>
          <w:lang w:val="en-US" w:eastAsia="zh-CN"/>
        </w:rPr>
        <w:pPrChange w:id="29" w:author="ABU" w:date="2025-03-11T17:02:56Z">
          <w:pPr>
            <w:spacing w:line="360" w:lineRule="auto"/>
            <w:ind w:left="0" w:firstLine="480" w:firstLineChars="200"/>
          </w:pPr>
        </w:pPrChange>
      </w:pPr>
      <w:ins w:id="32" w:author="ABU" w:date="2025-03-11T17:02:29Z">
        <w:r>
          <w:rPr>
            <w:rFonts w:hint="default" w:ascii="Times New Roman" w:hAnsi="Times New Roman" w:eastAsia="宋体" w:cs="Times New Roman"/>
            <w:color w:val="333333"/>
            <w:lang w:val="en-US" w:eastAsia="zh-CN"/>
          </w:rPr>
          <w:t xml:space="preserve"> Java 运行时库：用于支持 Java 进程管理、垃圾回收、多线程等功能。</w:t>
        </w:r>
      </w:ins>
    </w:p>
    <w:p w14:paraId="591FBB81">
      <w:pPr>
        <w:spacing w:line="360" w:lineRule="auto"/>
        <w:ind w:left="0" w:firstLine="480" w:firstLineChars="200"/>
        <w:rPr>
          <w:rFonts w:hint="default" w:ascii="Times New Roman" w:hAnsi="Times New Roman" w:eastAsia="宋体" w:cs="Times New Roman"/>
          <w:color w:val="333333"/>
          <w:lang w:val="en-US" w:eastAsia="zh-CN"/>
        </w:rPr>
        <w:pPrChange w:id="33" w:author="ABU" w:date="2025-03-11T17:02:02Z">
          <w:pPr>
            <w:spacing w:line="360" w:lineRule="auto"/>
            <w:ind w:left="480"/>
          </w:pPr>
        </w:pPrChange>
      </w:pPr>
      <w:ins w:id="34" w:author="ABU" w:date="2025-03-11T17:03:07Z">
        <w:r>
          <w:rPr>
            <w:rFonts w:hint="default" w:ascii="Times New Roman" w:hAnsi="Times New Roman" w:eastAsia="宋体" w:cs="Times New Roman"/>
            <w:color w:val="333333"/>
            <w:lang w:val="en-US" w:eastAsia="zh-CN"/>
          </w:rPr>
          <w:t>JRE 与 JDK 的区别类似于 汽车驾驶和制造：JRE 就像是一辆已经制造好的汽车，用户可以直接开车（运行 Java 程序）；而 JDK 则是汽车制造工具包，开发者可以使用它制造汽车（开发 Java 程序）。</w:t>
        </w:r>
      </w:ins>
      <w:bookmarkStart w:id="14" w:name="_GoBack"/>
      <w:bookmarkEnd w:id="14"/>
    </w:p>
    <w:p w14:paraId="72081352">
      <w:pPr>
        <w:pStyle w:val="3"/>
        <w:spacing w:line="360" w:lineRule="auto"/>
        <w:rPr>
          <w:rFonts w:ascii="Times New Roman" w:hAnsi="Times New Roman" w:cs="Times New Roman"/>
        </w:rPr>
      </w:pPr>
      <w:bookmarkStart w:id="10" w:name="_Toc9350"/>
      <w:r>
        <w:rPr>
          <w:rFonts w:ascii="Times New Roman" w:hAnsi="Times New Roman" w:eastAsia="宋体" w:cs="Times New Roman"/>
          <w:color w:val="333333"/>
        </w:rPr>
        <w:t>第三节</w:t>
      </w:r>
      <w:r>
        <w:rPr>
          <w:rFonts w:ascii="Times New Roman" w:hAnsi="Times New Roman" w:eastAsia="'Times New Roman'" w:cs="Times New Roman"/>
          <w:color w:val="333333"/>
        </w:rPr>
        <w:t>Java</w:t>
      </w:r>
      <w:r>
        <w:rPr>
          <w:rFonts w:ascii="Times New Roman" w:hAnsi="Times New Roman" w:eastAsia="宋体" w:cs="Times New Roman"/>
          <w:color w:val="333333"/>
        </w:rPr>
        <w:t>的今天</w:t>
      </w:r>
      <w:bookmarkEnd w:id="10"/>
    </w:p>
    <w:p w14:paraId="3ADA2B26">
      <w:pPr>
        <w:spacing w:line="360" w:lineRule="auto"/>
        <w:rPr>
          <w:rFonts w:ascii="Times New Roman" w:hAnsi="Times New Roman" w:cs="Times New Roman"/>
        </w:rPr>
      </w:pPr>
      <w:r>
        <w:rPr>
          <w:rFonts w:ascii="Times New Roman" w:hAnsi="Times New Roman" w:eastAsia="宋体" w:cs="Times New Roman"/>
          <w:color w:val="333333"/>
        </w:rPr>
        <w:t>看完</w:t>
      </w:r>
      <w:r>
        <w:rPr>
          <w:rFonts w:ascii="Times New Roman" w:hAnsi="Times New Roman" w:eastAsia="'Times New Roman'" w:cs="Times New Roman"/>
          <w:color w:val="333333"/>
        </w:rPr>
        <w:t>Java</w:t>
      </w:r>
      <w:r>
        <w:rPr>
          <w:rFonts w:ascii="Times New Roman" w:hAnsi="Times New Roman" w:eastAsia="宋体" w:cs="Times New Roman"/>
          <w:color w:val="333333"/>
        </w:rPr>
        <w:t>的明天和昨天后，本节介绍</w:t>
      </w:r>
      <w:r>
        <w:rPr>
          <w:rFonts w:ascii="Times New Roman" w:hAnsi="Times New Roman" w:eastAsia="Times New Roman" w:cs="Times New Roman"/>
          <w:color w:val="333333"/>
        </w:rPr>
        <w:t>Java</w:t>
      </w:r>
      <w:r>
        <w:rPr>
          <w:rFonts w:ascii="Times New Roman" w:hAnsi="Times New Roman" w:eastAsia="宋体" w:cs="Times New Roman"/>
          <w:color w:val="333333"/>
        </w:rPr>
        <w:t>的今天，即当前的</w:t>
      </w:r>
      <w:r>
        <w:rPr>
          <w:rFonts w:ascii="Times New Roman" w:hAnsi="Times New Roman" w:eastAsia="Times New Roman" w:cs="Times New Roman"/>
          <w:color w:val="333333"/>
        </w:rPr>
        <w:t>Java</w:t>
      </w:r>
      <w:r>
        <w:rPr>
          <w:rFonts w:ascii="Times New Roman" w:hAnsi="Times New Roman" w:eastAsia="宋体" w:cs="Times New Roman"/>
          <w:color w:val="333333"/>
        </w:rPr>
        <w:t>主要技术内容。</w:t>
      </w:r>
    </w:p>
    <w:p w14:paraId="5EB61C1B">
      <w:pPr>
        <w:pStyle w:val="4"/>
        <w:spacing w:line="360" w:lineRule="auto"/>
        <w:rPr>
          <w:rFonts w:ascii="Times New Roman" w:hAnsi="Times New Roman" w:cs="Times New Roman"/>
        </w:rPr>
      </w:pPr>
      <w:bookmarkStart w:id="11" w:name="_Toc24891"/>
      <w:r>
        <w:rPr>
          <w:rFonts w:ascii="Times New Roman" w:hAnsi="Times New Roman" w:eastAsia="'Times New Roman'" w:cs="Times New Roman"/>
          <w:color w:val="333333"/>
        </w:rPr>
        <w:t xml:space="preserve">1.3.1 Java </w:t>
      </w:r>
      <w:r>
        <w:rPr>
          <w:rFonts w:ascii="Times New Roman" w:hAnsi="Times New Roman" w:eastAsia="宋体" w:cs="Times New Roman"/>
          <w:color w:val="333333"/>
        </w:rPr>
        <w:t>三大分支</w:t>
      </w:r>
      <w:bookmarkEnd w:id="11"/>
    </w:p>
    <w:p w14:paraId="0B6126B5">
      <w:pPr>
        <w:spacing w:line="360" w:lineRule="auto"/>
        <w:rPr>
          <w:rFonts w:ascii="Times New Roman" w:hAnsi="Times New Roman" w:cs="Times New Roman"/>
        </w:rPr>
      </w:pPr>
      <w:r>
        <w:rPr>
          <w:rFonts w:ascii="Times New Roman" w:hAnsi="Times New Roman" w:eastAsia="'Times New Roman'" w:cs="Times New Roman"/>
          <w:color w:val="333333"/>
        </w:rPr>
        <w:t>Java</w:t>
      </w:r>
      <w:r>
        <w:rPr>
          <w:rFonts w:ascii="Times New Roman" w:hAnsi="Times New Roman" w:eastAsia="宋体" w:cs="Times New Roman"/>
          <w:color w:val="333333"/>
        </w:rPr>
        <w:t>目前分成了三大分支。</w:t>
      </w:r>
    </w:p>
    <w:p w14:paraId="29169AA3">
      <w:pPr>
        <w:numPr>
          <w:ilvl w:val="0"/>
          <w:numId w:val="8"/>
        </w:numPr>
        <w:spacing w:line="360" w:lineRule="auto"/>
        <w:rPr>
          <w:rFonts w:ascii="Times New Roman" w:hAnsi="Times New Roman" w:cs="Times New Roman"/>
        </w:rPr>
      </w:pPr>
      <w:r>
        <w:rPr>
          <w:rFonts w:ascii="Times New Roman" w:hAnsi="Times New Roman" w:eastAsia="'Times New Roman'" w:cs="Times New Roman"/>
          <w:color w:val="333333"/>
        </w:rPr>
        <w:t>JavaSE</w:t>
      </w:r>
      <w:r>
        <w:rPr>
          <w:rFonts w:ascii="Times New Roman" w:hAnsi="Times New Roman" w:eastAsia="宋体" w:cs="Times New Roman"/>
          <w:color w:val="333333"/>
        </w:rPr>
        <w:t>（</w:t>
      </w:r>
      <w:r>
        <w:rPr>
          <w:rFonts w:ascii="Times New Roman" w:hAnsi="Times New Roman" w:eastAsia="Times New Roman" w:cs="Times New Roman"/>
          <w:color w:val="333333"/>
        </w:rPr>
        <w:t>Java Standard Edition</w:t>
      </w:r>
      <w:r>
        <w:rPr>
          <w:rFonts w:ascii="Times New Roman" w:hAnsi="Times New Roman" w:eastAsia="宋体" w:cs="Times New Roman"/>
          <w:color w:val="333333"/>
        </w:rPr>
        <w:t>），是</w:t>
      </w:r>
      <w:r>
        <w:rPr>
          <w:rFonts w:ascii="Times New Roman" w:hAnsi="Times New Roman" w:eastAsia="Times New Roman" w:cs="Times New Roman"/>
          <w:color w:val="333333"/>
        </w:rPr>
        <w:t>Java</w:t>
      </w:r>
      <w:r>
        <w:rPr>
          <w:rFonts w:ascii="Times New Roman" w:hAnsi="Times New Roman" w:eastAsia="宋体" w:cs="Times New Roman"/>
          <w:color w:val="333333"/>
        </w:rPr>
        <w:t>标准版，主要面向</w:t>
      </w:r>
      <w:r>
        <w:rPr>
          <w:rFonts w:ascii="Times New Roman" w:hAnsi="Times New Roman" w:eastAsia="Times New Roman" w:cs="Times New Roman"/>
          <w:color w:val="333333"/>
        </w:rPr>
        <w:t>PC</w:t>
      </w:r>
      <w:r>
        <w:rPr>
          <w:rFonts w:ascii="Times New Roman" w:hAnsi="Times New Roman" w:eastAsia="宋体" w:cs="Times New Roman"/>
          <w:color w:val="333333"/>
        </w:rPr>
        <w:t>的应用程序开发。例如，运行在个人电脑上的应用程序，就可以用</w:t>
      </w:r>
      <w:r>
        <w:rPr>
          <w:rFonts w:ascii="Times New Roman" w:hAnsi="Times New Roman" w:eastAsia="Times New Roman" w:cs="Times New Roman"/>
          <w:color w:val="333333"/>
        </w:rPr>
        <w:t>Java SE</w:t>
      </w:r>
      <w:r>
        <w:rPr>
          <w:rFonts w:ascii="Times New Roman" w:hAnsi="Times New Roman" w:eastAsia="宋体" w:cs="Times New Roman"/>
          <w:color w:val="333333"/>
        </w:rPr>
        <w:t>来开发。</w:t>
      </w:r>
    </w:p>
    <w:p w14:paraId="6337317C">
      <w:pPr>
        <w:numPr>
          <w:ilvl w:val="0"/>
          <w:numId w:val="8"/>
        </w:numPr>
        <w:spacing w:line="360" w:lineRule="auto"/>
        <w:rPr>
          <w:rFonts w:ascii="Times New Roman" w:hAnsi="Times New Roman" w:cs="Times New Roman"/>
        </w:rPr>
      </w:pPr>
      <w:r>
        <w:rPr>
          <w:rFonts w:ascii="Times New Roman" w:hAnsi="Times New Roman" w:eastAsia="'Times New Roman'" w:cs="Times New Roman"/>
          <w:color w:val="333333"/>
        </w:rPr>
        <w:t>Java EE</w:t>
      </w:r>
      <w:r>
        <w:rPr>
          <w:rFonts w:ascii="Times New Roman" w:hAnsi="Times New Roman" w:eastAsia="宋体" w:cs="Times New Roman"/>
          <w:color w:val="333333"/>
        </w:rPr>
        <w:t>（</w:t>
      </w:r>
      <w:r>
        <w:rPr>
          <w:rFonts w:ascii="Times New Roman" w:hAnsi="Times New Roman" w:eastAsia="Times New Roman" w:cs="Times New Roman"/>
          <w:color w:val="333333"/>
        </w:rPr>
        <w:t>Java Enterprise Edition</w:t>
      </w:r>
      <w:r>
        <w:rPr>
          <w:rFonts w:ascii="Times New Roman" w:hAnsi="Times New Roman" w:eastAsia="宋体" w:cs="Times New Roman"/>
          <w:color w:val="333333"/>
        </w:rPr>
        <w:t>），更早的时候称作</w:t>
      </w:r>
      <w:r>
        <w:rPr>
          <w:rFonts w:ascii="Times New Roman" w:hAnsi="Times New Roman" w:eastAsia="Times New Roman" w:cs="Times New Roman"/>
          <w:color w:val="333333"/>
        </w:rPr>
        <w:t>J2EE</w:t>
      </w:r>
      <w:r>
        <w:rPr>
          <w:rFonts w:ascii="Times New Roman" w:hAnsi="Times New Roman" w:eastAsia="宋体" w:cs="Times New Roman"/>
          <w:color w:val="333333"/>
        </w:rPr>
        <w:t>，是</w:t>
      </w:r>
      <w:r>
        <w:rPr>
          <w:rFonts w:ascii="Times New Roman" w:hAnsi="Times New Roman" w:eastAsia="Times New Roman" w:cs="Times New Roman"/>
          <w:color w:val="333333"/>
        </w:rPr>
        <w:t>Java</w:t>
      </w:r>
      <w:r>
        <w:rPr>
          <w:rFonts w:ascii="Times New Roman" w:hAnsi="Times New Roman" w:eastAsia="宋体" w:cs="Times New Roman"/>
          <w:color w:val="333333"/>
        </w:rPr>
        <w:t>企业版。自</w:t>
      </w:r>
      <w:r>
        <w:rPr>
          <w:rFonts w:ascii="Times New Roman" w:hAnsi="Times New Roman" w:eastAsia="Times New Roman" w:cs="Times New Roman"/>
          <w:color w:val="333333"/>
        </w:rPr>
        <w:t>Java</w:t>
      </w:r>
      <w:r>
        <w:rPr>
          <w:rFonts w:ascii="Times New Roman" w:hAnsi="Times New Roman" w:eastAsia="宋体" w:cs="Times New Roman"/>
          <w:color w:val="333333"/>
        </w:rPr>
        <w:t>的版本</w:t>
      </w:r>
      <w:r>
        <w:rPr>
          <w:rFonts w:ascii="Times New Roman" w:hAnsi="Times New Roman" w:eastAsia="Times New Roman" w:cs="Times New Roman"/>
          <w:color w:val="333333"/>
        </w:rPr>
        <w:t>5</w:t>
      </w:r>
      <w:r>
        <w:rPr>
          <w:rFonts w:ascii="Times New Roman" w:hAnsi="Times New Roman" w:eastAsia="宋体" w:cs="Times New Roman"/>
          <w:color w:val="333333"/>
        </w:rPr>
        <w:t>开始，它就统称为</w:t>
      </w:r>
      <w:r>
        <w:rPr>
          <w:rFonts w:ascii="Times New Roman" w:hAnsi="Times New Roman" w:eastAsia="Times New Roman" w:cs="Times New Roman"/>
          <w:color w:val="333333"/>
        </w:rPr>
        <w:t>Java EE</w:t>
      </w:r>
      <w:r>
        <w:rPr>
          <w:rFonts w:ascii="Times New Roman" w:hAnsi="Times New Roman" w:eastAsia="宋体" w:cs="Times New Roman"/>
          <w:color w:val="333333"/>
        </w:rPr>
        <w:t>。</w:t>
      </w:r>
      <w:r>
        <w:rPr>
          <w:rFonts w:ascii="Times New Roman" w:hAnsi="Times New Roman" w:eastAsia="Times New Roman" w:cs="Times New Roman"/>
          <w:color w:val="333333"/>
        </w:rPr>
        <w:t>Java EE</w:t>
      </w:r>
      <w:r>
        <w:rPr>
          <w:rFonts w:ascii="Times New Roman" w:hAnsi="Times New Roman" w:eastAsia="宋体" w:cs="Times New Roman"/>
          <w:color w:val="333333"/>
        </w:rPr>
        <w:t>用于面向企业级的应用开发，比如大型的系统或大型的网站等。</w:t>
      </w:r>
    </w:p>
    <w:p w14:paraId="57724CD2">
      <w:pPr>
        <w:numPr>
          <w:ilvl w:val="0"/>
          <w:numId w:val="8"/>
        </w:numPr>
        <w:spacing w:line="360" w:lineRule="auto"/>
        <w:rPr>
          <w:rFonts w:ascii="Times New Roman" w:hAnsi="Times New Roman" w:cs="Times New Roman"/>
        </w:rPr>
      </w:pPr>
      <w:r>
        <w:rPr>
          <w:rFonts w:ascii="Times New Roman" w:hAnsi="Times New Roman" w:eastAsia="'Times New Roman'" w:cs="Times New Roman"/>
          <w:color w:val="333333"/>
        </w:rPr>
        <w:t>Java ME</w:t>
      </w:r>
      <w:r>
        <w:rPr>
          <w:rFonts w:ascii="Times New Roman" w:hAnsi="Times New Roman" w:eastAsia="宋体" w:cs="Times New Roman"/>
          <w:color w:val="333333"/>
        </w:rPr>
        <w:t>（</w:t>
      </w:r>
      <w:r>
        <w:rPr>
          <w:rFonts w:ascii="Times New Roman" w:hAnsi="Times New Roman" w:eastAsia="Times New Roman" w:cs="Times New Roman"/>
          <w:color w:val="333333"/>
        </w:rPr>
        <w:t>Java Micro Edition</w:t>
      </w:r>
      <w:r>
        <w:rPr>
          <w:rFonts w:ascii="Times New Roman" w:hAnsi="Times New Roman" w:eastAsia="宋体" w:cs="Times New Roman"/>
          <w:color w:val="333333"/>
        </w:rPr>
        <w:t>），是</w:t>
      </w:r>
      <w:r>
        <w:rPr>
          <w:rFonts w:ascii="Times New Roman" w:hAnsi="Times New Roman" w:eastAsia="Times New Roman" w:cs="Times New Roman"/>
          <w:color w:val="333333"/>
        </w:rPr>
        <w:t>Java</w:t>
      </w:r>
      <w:r>
        <w:rPr>
          <w:rFonts w:ascii="Times New Roman" w:hAnsi="Times New Roman" w:eastAsia="宋体" w:cs="Times New Roman"/>
          <w:color w:val="333333"/>
        </w:rPr>
        <w:t>微型版，主要是面向嵌入式的应用开发。这一部分应用较少。</w:t>
      </w:r>
    </w:p>
    <w:p w14:paraId="56F9E7E8">
      <w:pPr>
        <w:spacing w:line="360" w:lineRule="auto"/>
        <w:ind w:firstLine="420"/>
        <w:rPr>
          <w:rFonts w:ascii="Times New Roman" w:hAnsi="Times New Roman" w:cs="Times New Roman"/>
        </w:rPr>
      </w:pPr>
      <w:r>
        <w:rPr>
          <w:rFonts w:ascii="Times New Roman" w:hAnsi="Times New Roman" w:eastAsia="宋体" w:cs="Times New Roman"/>
          <w:color w:val="333333"/>
        </w:rPr>
        <w:t>本书主要介绍的是</w:t>
      </w:r>
      <w:r>
        <w:rPr>
          <w:rFonts w:ascii="Times New Roman" w:hAnsi="Times New Roman" w:eastAsia="'Times New Roman'" w:cs="Times New Roman"/>
          <w:color w:val="333333"/>
        </w:rPr>
        <w:t>Java SE</w:t>
      </w:r>
      <w:r>
        <w:rPr>
          <w:rFonts w:ascii="Times New Roman" w:hAnsi="Times New Roman" w:eastAsia="宋体" w:cs="Times New Roman"/>
          <w:color w:val="333333"/>
        </w:rPr>
        <w:t>，因为</w:t>
      </w:r>
      <w:r>
        <w:rPr>
          <w:rFonts w:ascii="Times New Roman" w:hAnsi="Times New Roman" w:eastAsia="Times New Roman" w:cs="Times New Roman"/>
          <w:color w:val="333333"/>
        </w:rPr>
        <w:t>Java EE</w:t>
      </w:r>
      <w:r>
        <w:rPr>
          <w:rFonts w:ascii="Times New Roman" w:hAnsi="Times New Roman" w:eastAsia="宋体" w:cs="Times New Roman"/>
          <w:color w:val="333333"/>
        </w:rPr>
        <w:t>和</w:t>
      </w:r>
      <w:r>
        <w:rPr>
          <w:rFonts w:ascii="Times New Roman" w:hAnsi="Times New Roman" w:eastAsia="Times New Roman" w:cs="Times New Roman"/>
          <w:color w:val="333333"/>
        </w:rPr>
        <w:t>Java ME</w:t>
      </w:r>
      <w:r>
        <w:rPr>
          <w:rFonts w:ascii="Times New Roman" w:hAnsi="Times New Roman" w:eastAsia="宋体" w:cs="Times New Roman"/>
          <w:color w:val="333333"/>
        </w:rPr>
        <w:t>都是以</w:t>
      </w:r>
      <w:r>
        <w:rPr>
          <w:rFonts w:ascii="Times New Roman" w:hAnsi="Times New Roman" w:eastAsia="Times New Roman" w:cs="Times New Roman"/>
          <w:color w:val="333333"/>
        </w:rPr>
        <w:t>Java SE</w:t>
      </w:r>
      <w:r>
        <w:rPr>
          <w:rFonts w:ascii="Times New Roman" w:hAnsi="Times New Roman" w:eastAsia="宋体" w:cs="Times New Roman"/>
          <w:color w:val="333333"/>
        </w:rPr>
        <w:t>为基础，换句话说，只有先学习</w:t>
      </w:r>
      <w:r>
        <w:rPr>
          <w:rFonts w:ascii="Times New Roman" w:hAnsi="Times New Roman" w:eastAsia="Times New Roman" w:cs="Times New Roman"/>
          <w:color w:val="333333"/>
        </w:rPr>
        <w:t>Java SE</w:t>
      </w:r>
      <w:r>
        <w:rPr>
          <w:rFonts w:ascii="Times New Roman" w:hAnsi="Times New Roman" w:eastAsia="宋体" w:cs="Times New Roman"/>
          <w:color w:val="333333"/>
        </w:rPr>
        <w:t>，才能进行下面的两个分支开发。</w:t>
      </w:r>
    </w:p>
    <w:p w14:paraId="4C42A465">
      <w:pPr>
        <w:pStyle w:val="4"/>
        <w:spacing w:line="360" w:lineRule="auto"/>
        <w:rPr>
          <w:rFonts w:ascii="Times New Roman" w:hAnsi="Times New Roman" w:cs="Times New Roman"/>
        </w:rPr>
      </w:pPr>
      <w:bookmarkStart w:id="12" w:name="_Toc2671"/>
      <w:r>
        <w:rPr>
          <w:rFonts w:ascii="Times New Roman" w:hAnsi="Times New Roman" w:eastAsia="'Times New Roman'" w:cs="Times New Roman"/>
          <w:color w:val="333333"/>
        </w:rPr>
        <w:t>1.3.2 Java SE</w:t>
      </w:r>
      <w:r>
        <w:rPr>
          <w:rFonts w:ascii="Times New Roman" w:hAnsi="Times New Roman" w:eastAsia="宋体" w:cs="Times New Roman"/>
          <w:color w:val="333333"/>
        </w:rPr>
        <w:t>的学习路线</w:t>
      </w:r>
      <w:bookmarkEnd w:id="12"/>
    </w:p>
    <w:p w14:paraId="33A98CDC">
      <w:pPr>
        <w:spacing w:line="360" w:lineRule="auto"/>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1-5</w:t>
      </w:r>
      <w:r>
        <w:rPr>
          <w:rFonts w:ascii="Times New Roman" w:hAnsi="Times New Roman" w:eastAsia="宋体" w:cs="Times New Roman"/>
          <w:color w:val="333333"/>
        </w:rPr>
        <w:t>给出了</w:t>
      </w:r>
      <w:r>
        <w:rPr>
          <w:rFonts w:ascii="Times New Roman" w:hAnsi="Times New Roman" w:eastAsia="Times New Roman" w:cs="Times New Roman"/>
          <w:color w:val="333333"/>
        </w:rPr>
        <w:t>Java</w:t>
      </w:r>
      <w:r>
        <w:rPr>
          <w:rFonts w:ascii="Times New Roman" w:hAnsi="Times New Roman" w:eastAsia="宋体" w:cs="Times New Roman"/>
          <w:color w:val="333333"/>
        </w:rPr>
        <w:t>的学习路线图，如下所示。</w:t>
      </w:r>
    </w:p>
    <w:p w14:paraId="0A8DA96B">
      <w:pPr>
        <w:pStyle w:val="27"/>
        <w:ind w:firstLine="0" w:firstLineChars="0"/>
        <w:jc w:val="center"/>
        <w:rPr>
          <w:rFonts w:ascii="Times New Roman" w:hAnsi="Times New Roman" w:cs="Times New Roman"/>
        </w:rPr>
      </w:pPr>
      <w:r>
        <w:rPr>
          <w:rFonts w:ascii="Times New Roman" w:hAnsi="Times New Roman" w:cs="Times New Roman"/>
        </w:rPr>
        <w:drawing>
          <wp:inline distT="0" distB="0" distL="0" distR="0">
            <wp:extent cx="2738120" cy="2738120"/>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noChangeArrowheads="1"/>
                    </pic:cNvPicPr>
                  </pic:nvPicPr>
                  <pic:blipFill>
                    <a:blip r:embed="rId9" cstate="print"/>
                    <a:srcRect/>
                    <a:stretch>
                      <a:fillRect/>
                    </a:stretch>
                  </pic:blipFill>
                  <pic:spPr>
                    <a:xfrm>
                      <a:off x="0" y="0"/>
                      <a:ext cx="2751809" cy="2751809"/>
                    </a:xfrm>
                    <a:prstGeom prst="rect">
                      <a:avLst/>
                    </a:prstGeom>
                    <a:noFill/>
                    <a:ln>
                      <a:noFill/>
                    </a:ln>
                  </pic:spPr>
                </pic:pic>
              </a:graphicData>
            </a:graphic>
          </wp:inline>
        </w:drawing>
      </w:r>
    </w:p>
    <w:p w14:paraId="77A92B02">
      <w:pPr>
        <w:spacing w:line="360" w:lineRule="auto"/>
        <w:jc w:val="center"/>
        <w:rPr>
          <w:rFonts w:ascii="Times New Roman" w:hAnsi="Times New Roman" w:cs="Times New Roman"/>
        </w:rPr>
      </w:pPr>
      <w:r>
        <w:rPr>
          <w:rFonts w:ascii="Times New Roman" w:hAnsi="Times New Roman" w:eastAsia="宋体" w:cs="Times New Roman"/>
          <w:color w:val="333333"/>
        </w:rPr>
        <w:t>图</w:t>
      </w:r>
      <w:r>
        <w:rPr>
          <w:rFonts w:ascii="Times New Roman" w:hAnsi="Times New Roman" w:eastAsia="'Times New Roman'" w:cs="Times New Roman"/>
          <w:color w:val="333333"/>
        </w:rPr>
        <w:t>1-5 Java</w:t>
      </w:r>
      <w:r>
        <w:rPr>
          <w:rFonts w:ascii="Times New Roman" w:hAnsi="Times New Roman" w:eastAsia="宋体" w:cs="Times New Roman"/>
          <w:color w:val="333333"/>
        </w:rPr>
        <w:t>学习路线图</w:t>
      </w:r>
    </w:p>
    <w:p w14:paraId="2FE3F452">
      <w:pPr>
        <w:spacing w:line="360" w:lineRule="auto"/>
        <w:ind w:firstLine="480"/>
        <w:rPr>
          <w:rFonts w:ascii="Times New Roman" w:hAnsi="Times New Roman" w:cs="Times New Roman"/>
        </w:rPr>
      </w:pPr>
      <w:r>
        <w:rPr>
          <w:rFonts w:ascii="Times New Roman" w:hAnsi="Times New Roman" w:eastAsia="宋体" w:cs="Times New Roman"/>
          <w:color w:val="333333"/>
        </w:rPr>
        <w:t>首先，</w:t>
      </w:r>
      <w:r>
        <w:rPr>
          <w:rFonts w:ascii="Times New Roman" w:hAnsi="Times New Roman" w:eastAsia="'Times New Roman'" w:cs="Times New Roman"/>
          <w:color w:val="333333"/>
        </w:rPr>
        <w:t>Java</w:t>
      </w:r>
      <w:r>
        <w:rPr>
          <w:rFonts w:ascii="Times New Roman" w:hAnsi="Times New Roman" w:eastAsia="宋体" w:cs="Times New Roman"/>
          <w:color w:val="333333"/>
        </w:rPr>
        <w:t>里面有一个很基础的语言内核。这个语言内核里包括了</w:t>
      </w:r>
      <w:r>
        <w:rPr>
          <w:rFonts w:ascii="Times New Roman" w:hAnsi="Times New Roman" w:eastAsia="Times New Roman" w:cs="Times New Roman"/>
          <w:color w:val="333333"/>
        </w:rPr>
        <w:t>Java</w:t>
      </w:r>
      <w:r>
        <w:rPr>
          <w:rFonts w:ascii="Times New Roman" w:hAnsi="Times New Roman" w:eastAsia="宋体" w:cs="Times New Roman"/>
          <w:color w:val="333333"/>
        </w:rPr>
        <w:t>语言基本语法和元素，以及一些特有的特性等等。这也是本书的主要内容。然后，在学好这个基础内核的基础之上，学习者可以学习一些</w:t>
      </w:r>
      <w:r>
        <w:rPr>
          <w:rFonts w:ascii="Times New Roman" w:hAnsi="Times New Roman" w:eastAsia="Times New Roman" w:cs="Times New Roman"/>
          <w:color w:val="333333"/>
        </w:rPr>
        <w:t>Java</w:t>
      </w:r>
      <w:r>
        <w:rPr>
          <w:rFonts w:ascii="Times New Roman" w:hAnsi="Times New Roman" w:eastAsia="宋体" w:cs="Times New Roman"/>
          <w:color w:val="333333"/>
        </w:rPr>
        <w:t>的外围扩展应用，利用别人已有的框架和工具来完成特定的业务功能。最后，在学有余力的情况下，再学习</w:t>
      </w:r>
      <w:r>
        <w:rPr>
          <w:rFonts w:ascii="Times New Roman" w:hAnsi="Times New Roman" w:eastAsia="Times New Roman" w:cs="Times New Roman"/>
          <w:color w:val="333333"/>
        </w:rPr>
        <w:t>Java</w:t>
      </w:r>
      <w:r>
        <w:rPr>
          <w:rFonts w:ascii="Times New Roman" w:hAnsi="Times New Roman" w:eastAsia="宋体" w:cs="Times New Roman"/>
          <w:color w:val="333333"/>
        </w:rPr>
        <w:t>的高阶原理和特性，尝试设计自己的框架。</w:t>
      </w:r>
    </w:p>
    <w:p w14:paraId="5720CCB9">
      <w:pPr>
        <w:pStyle w:val="3"/>
        <w:spacing w:line="360" w:lineRule="auto"/>
        <w:rPr>
          <w:rFonts w:ascii="Times New Roman" w:hAnsi="Times New Roman" w:cs="Times New Roman"/>
        </w:rPr>
      </w:pPr>
      <w:bookmarkStart w:id="13" w:name="_Toc27917"/>
      <w:r>
        <w:rPr>
          <w:rFonts w:ascii="Times New Roman" w:hAnsi="Times New Roman" w:eastAsia="宋体" w:cs="Times New Roman"/>
          <w:color w:val="333333"/>
        </w:rPr>
        <w:t>第四节</w:t>
      </w:r>
      <w:r>
        <w:rPr>
          <w:rFonts w:ascii="Times New Roman" w:hAnsi="Times New Roman" w:eastAsia="'Times New Roman'" w:cs="Times New Roman"/>
          <w:color w:val="333333"/>
        </w:rPr>
        <w:t> </w:t>
      </w:r>
      <w:r>
        <w:rPr>
          <w:rFonts w:ascii="Times New Roman" w:hAnsi="Times New Roman" w:eastAsia="宋体" w:cs="Times New Roman"/>
          <w:color w:val="333333"/>
        </w:rPr>
        <w:t>本章小结</w:t>
      </w:r>
      <w:bookmarkEnd w:id="13"/>
    </w:p>
    <w:p w14:paraId="205AB45E">
      <w:pPr>
        <w:spacing w:line="360" w:lineRule="auto"/>
        <w:rPr>
          <w:rFonts w:ascii="Times New Roman" w:hAnsi="Times New Roman" w:cs="Times New Roman"/>
        </w:rPr>
      </w:pPr>
      <w:r>
        <w:rPr>
          <w:rFonts w:ascii="Times New Roman" w:hAnsi="Times New Roman" w:eastAsia="宋体" w:cs="Times New Roman"/>
          <w:color w:val="333333"/>
        </w:rPr>
        <w:t xml:space="preserve">    本章先后介绍了</w:t>
      </w:r>
      <w:r>
        <w:rPr>
          <w:rFonts w:ascii="Times New Roman" w:hAnsi="Times New Roman" w:eastAsia="'Times New Roman'" w:cs="Times New Roman"/>
          <w:color w:val="333333"/>
        </w:rPr>
        <w:t>Java</w:t>
      </w:r>
      <w:r>
        <w:rPr>
          <w:rFonts w:ascii="Times New Roman" w:hAnsi="Times New Roman" w:eastAsia="宋体" w:cs="Times New Roman"/>
          <w:color w:val="333333"/>
        </w:rPr>
        <w:t>的明天、昨天和今天。</w:t>
      </w:r>
      <w:r>
        <w:rPr>
          <w:rFonts w:ascii="Times New Roman" w:hAnsi="Times New Roman" w:eastAsia="Times New Roman" w:cs="Times New Roman"/>
          <w:color w:val="333333"/>
        </w:rPr>
        <w:t>Java</w:t>
      </w:r>
      <w:r>
        <w:rPr>
          <w:rFonts w:ascii="Times New Roman" w:hAnsi="Times New Roman" w:eastAsia="宋体" w:cs="Times New Roman"/>
          <w:color w:val="333333"/>
        </w:rPr>
        <w:t>拥有光明的明天，值得大家选择作为今后学习和工作的技术；</w:t>
      </w:r>
      <w:r>
        <w:rPr>
          <w:rFonts w:ascii="Times New Roman" w:hAnsi="Times New Roman" w:eastAsia="Times New Roman" w:cs="Times New Roman"/>
          <w:color w:val="333333"/>
        </w:rPr>
        <w:t>Java</w:t>
      </w:r>
      <w:r>
        <w:rPr>
          <w:rFonts w:ascii="Times New Roman" w:hAnsi="Times New Roman" w:eastAsia="宋体" w:cs="Times New Roman"/>
          <w:color w:val="333333"/>
        </w:rPr>
        <w:t>有着显赫的历史，说明它的底层基础是牢固且有远见的；</w:t>
      </w:r>
      <w:r>
        <w:rPr>
          <w:rFonts w:ascii="Times New Roman" w:hAnsi="Times New Roman" w:eastAsia="Times New Roman" w:cs="Times New Roman"/>
          <w:color w:val="333333"/>
        </w:rPr>
        <w:t>Java</w:t>
      </w:r>
      <w:r>
        <w:rPr>
          <w:rFonts w:ascii="Times New Roman" w:hAnsi="Times New Roman" w:eastAsia="宋体" w:cs="Times New Roman"/>
          <w:color w:val="333333"/>
        </w:rPr>
        <w:t>当前有着广泛有用的技术，值得广大技术爱好者为之努力学习。</w:t>
      </w:r>
    </w:p>
    <w:p w14:paraId="52C647D9">
      <w:pPr>
        <w:spacing w:line="360" w:lineRule="auto"/>
        <w:rPr>
          <w:rFonts w:ascii="Times New Roman" w:hAnsi="Times New Roman" w:cs="Times New Roman"/>
        </w:rPr>
      </w:pPr>
      <w:r>
        <w:rPr>
          <w:rFonts w:ascii="Times New Roman" w:hAnsi="Times New Roman" w:eastAsia="'Times New Roman'" w:cs="Times New Roman"/>
          <w:color w:val="000000"/>
          <w:sz w:val="21"/>
        </w:rPr>
        <w:t> </w:t>
      </w:r>
    </w:p>
    <w:p w14:paraId="1BBF3789">
      <w:pPr>
        <w:rPr>
          <w:rFonts w:ascii="Times New Roman" w:hAnsi="Times New Roman" w:cs="Times New Roma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
    <w:nsid w:val="BF205925"/>
    <w:multiLevelType w:val="multilevel"/>
    <w:tmpl w:val="BF205925"/>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
    <w:nsid w:val="CF092B84"/>
    <w:multiLevelType w:val="multilevel"/>
    <w:tmpl w:val="CF092B84"/>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
    <w:nsid w:val="03D62ECE"/>
    <w:multiLevelType w:val="multilevel"/>
    <w:tmpl w:val="03D62ECE"/>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4">
    <w:nsid w:val="140A68BE"/>
    <w:multiLevelType w:val="multilevel"/>
    <w:tmpl w:val="140A68B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
    <w:nsid w:val="25B654F3"/>
    <w:multiLevelType w:val="multilevel"/>
    <w:tmpl w:val="25B654F3"/>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6">
    <w:nsid w:val="59ADCABA"/>
    <w:multiLevelType w:val="multilevel"/>
    <w:tmpl w:val="59ADCABA"/>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7">
    <w:nsid w:val="62E06EFE"/>
    <w:multiLevelType w:val="singleLevel"/>
    <w:tmpl w:val="62E06EFE"/>
    <w:lvl w:ilvl="0" w:tentative="0">
      <w:start w:val="1"/>
      <w:numFmt w:val="bullet"/>
      <w:lvlText w:val=""/>
      <w:lvlJc w:val="left"/>
      <w:pPr>
        <w:ind w:left="420" w:hanging="420"/>
      </w:pPr>
      <w:rPr>
        <w:rFonts w:hint="default" w:ascii="Wingdings" w:hAnsi="Wingdings"/>
      </w:rPr>
    </w:lvl>
  </w:abstractNum>
  <w:num w:numId="1">
    <w:abstractNumId w:val="2"/>
  </w:num>
  <w:num w:numId="2">
    <w:abstractNumId w:val="4"/>
  </w:num>
  <w:num w:numId="3">
    <w:abstractNumId w:val="6"/>
  </w:num>
  <w:num w:numId="4">
    <w:abstractNumId w:val="1"/>
  </w:num>
  <w:num w:numId="5">
    <w:abstractNumId w:val="0"/>
  </w:num>
  <w:num w:numId="6">
    <w:abstractNumId w:val="3"/>
  </w:num>
  <w:num w:numId="7">
    <w:abstractNumId w:val="7"/>
  </w:num>
  <w:num w:numId="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BU">
    <w15:presenceInfo w15:providerId="WPS Office" w15:userId="2197801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trackRevisions w:val="1"/>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wOGUwZTdlZWQyOWM2ZTU0NjQ1ZTkzMTUxNDY5ZDkifQ=="/>
  </w:docVars>
  <w:rsids>
    <w:rsidRoot w:val="00E12223"/>
    <w:rsid w:val="00001A31"/>
    <w:rsid w:val="00002E82"/>
    <w:rsid w:val="00005562"/>
    <w:rsid w:val="0000771F"/>
    <w:rsid w:val="00011CC0"/>
    <w:rsid w:val="00012421"/>
    <w:rsid w:val="000139E3"/>
    <w:rsid w:val="00014642"/>
    <w:rsid w:val="00016D2E"/>
    <w:rsid w:val="00016EDC"/>
    <w:rsid w:val="00022AA1"/>
    <w:rsid w:val="000231DD"/>
    <w:rsid w:val="000247FD"/>
    <w:rsid w:val="000277E1"/>
    <w:rsid w:val="00035300"/>
    <w:rsid w:val="0003652A"/>
    <w:rsid w:val="00036AFF"/>
    <w:rsid w:val="000444D5"/>
    <w:rsid w:val="00050093"/>
    <w:rsid w:val="000575D6"/>
    <w:rsid w:val="00062E5C"/>
    <w:rsid w:val="00067FFB"/>
    <w:rsid w:val="00071263"/>
    <w:rsid w:val="00071B9B"/>
    <w:rsid w:val="00071EC2"/>
    <w:rsid w:val="00072811"/>
    <w:rsid w:val="00075E8B"/>
    <w:rsid w:val="00077D07"/>
    <w:rsid w:val="00077F87"/>
    <w:rsid w:val="00080AC4"/>
    <w:rsid w:val="00090965"/>
    <w:rsid w:val="00093C68"/>
    <w:rsid w:val="000957C2"/>
    <w:rsid w:val="00096C13"/>
    <w:rsid w:val="000A09A5"/>
    <w:rsid w:val="000A27F8"/>
    <w:rsid w:val="000A31B2"/>
    <w:rsid w:val="000A5414"/>
    <w:rsid w:val="000A76DE"/>
    <w:rsid w:val="000A7C1B"/>
    <w:rsid w:val="000B431A"/>
    <w:rsid w:val="000B4AE9"/>
    <w:rsid w:val="000B6E3E"/>
    <w:rsid w:val="000C4B9F"/>
    <w:rsid w:val="000C563E"/>
    <w:rsid w:val="000D1593"/>
    <w:rsid w:val="000D330A"/>
    <w:rsid w:val="000E09DA"/>
    <w:rsid w:val="000E1B72"/>
    <w:rsid w:val="000E1B83"/>
    <w:rsid w:val="000E3121"/>
    <w:rsid w:val="000E330E"/>
    <w:rsid w:val="000E6720"/>
    <w:rsid w:val="000E7E4A"/>
    <w:rsid w:val="000F777F"/>
    <w:rsid w:val="00104EC3"/>
    <w:rsid w:val="00105324"/>
    <w:rsid w:val="001053F5"/>
    <w:rsid w:val="00105E98"/>
    <w:rsid w:val="0010742B"/>
    <w:rsid w:val="001075C1"/>
    <w:rsid w:val="00110732"/>
    <w:rsid w:val="00112E9F"/>
    <w:rsid w:val="0011463E"/>
    <w:rsid w:val="00115867"/>
    <w:rsid w:val="00115E63"/>
    <w:rsid w:val="001224FD"/>
    <w:rsid w:val="00126645"/>
    <w:rsid w:val="001266DC"/>
    <w:rsid w:val="00127A99"/>
    <w:rsid w:val="0013127C"/>
    <w:rsid w:val="00131292"/>
    <w:rsid w:val="00135A5C"/>
    <w:rsid w:val="00141F88"/>
    <w:rsid w:val="001501E6"/>
    <w:rsid w:val="001529EC"/>
    <w:rsid w:val="001533E1"/>
    <w:rsid w:val="001534D2"/>
    <w:rsid w:val="0015394C"/>
    <w:rsid w:val="0015490C"/>
    <w:rsid w:val="00157607"/>
    <w:rsid w:val="00162A83"/>
    <w:rsid w:val="00163716"/>
    <w:rsid w:val="00170D86"/>
    <w:rsid w:val="001724A9"/>
    <w:rsid w:val="001740B4"/>
    <w:rsid w:val="00177BE6"/>
    <w:rsid w:val="00177FFE"/>
    <w:rsid w:val="00180053"/>
    <w:rsid w:val="001819F5"/>
    <w:rsid w:val="00181DFD"/>
    <w:rsid w:val="00182C26"/>
    <w:rsid w:val="00186ADB"/>
    <w:rsid w:val="00190700"/>
    <w:rsid w:val="001941B9"/>
    <w:rsid w:val="00196E58"/>
    <w:rsid w:val="001A3175"/>
    <w:rsid w:val="001A7494"/>
    <w:rsid w:val="001C0016"/>
    <w:rsid w:val="001C2548"/>
    <w:rsid w:val="001C733E"/>
    <w:rsid w:val="001C7A01"/>
    <w:rsid w:val="001D01D4"/>
    <w:rsid w:val="001D057E"/>
    <w:rsid w:val="001D0CB3"/>
    <w:rsid w:val="001D60D5"/>
    <w:rsid w:val="001D6332"/>
    <w:rsid w:val="001D7BFC"/>
    <w:rsid w:val="001E6121"/>
    <w:rsid w:val="001E6C32"/>
    <w:rsid w:val="001F0928"/>
    <w:rsid w:val="001F126C"/>
    <w:rsid w:val="001F6830"/>
    <w:rsid w:val="00205420"/>
    <w:rsid w:val="002062FF"/>
    <w:rsid w:val="002064B2"/>
    <w:rsid w:val="00210A78"/>
    <w:rsid w:val="00210E67"/>
    <w:rsid w:val="002170EB"/>
    <w:rsid w:val="00217F60"/>
    <w:rsid w:val="002206AB"/>
    <w:rsid w:val="002224C6"/>
    <w:rsid w:val="00222FB1"/>
    <w:rsid w:val="00224B8C"/>
    <w:rsid w:val="00224D6C"/>
    <w:rsid w:val="002279B2"/>
    <w:rsid w:val="002323F7"/>
    <w:rsid w:val="0023518C"/>
    <w:rsid w:val="00243B30"/>
    <w:rsid w:val="002523AB"/>
    <w:rsid w:val="002546DE"/>
    <w:rsid w:val="002556FA"/>
    <w:rsid w:val="002568A4"/>
    <w:rsid w:val="00261348"/>
    <w:rsid w:val="00262766"/>
    <w:rsid w:val="00266520"/>
    <w:rsid w:val="0026656B"/>
    <w:rsid w:val="00270B99"/>
    <w:rsid w:val="0027127F"/>
    <w:rsid w:val="00272FA5"/>
    <w:rsid w:val="002743A8"/>
    <w:rsid w:val="002800C4"/>
    <w:rsid w:val="0028541E"/>
    <w:rsid w:val="00286844"/>
    <w:rsid w:val="0029426F"/>
    <w:rsid w:val="002A7089"/>
    <w:rsid w:val="002B49BC"/>
    <w:rsid w:val="002B51E0"/>
    <w:rsid w:val="002C001E"/>
    <w:rsid w:val="002C4CD3"/>
    <w:rsid w:val="002C616D"/>
    <w:rsid w:val="002D42F9"/>
    <w:rsid w:val="002D6956"/>
    <w:rsid w:val="002E093F"/>
    <w:rsid w:val="002E1CEA"/>
    <w:rsid w:val="002E2616"/>
    <w:rsid w:val="002E29D9"/>
    <w:rsid w:val="002E73A8"/>
    <w:rsid w:val="002E7AB4"/>
    <w:rsid w:val="002F2D23"/>
    <w:rsid w:val="0030147F"/>
    <w:rsid w:val="00302B7B"/>
    <w:rsid w:val="003033B5"/>
    <w:rsid w:val="0030377E"/>
    <w:rsid w:val="00306757"/>
    <w:rsid w:val="0030702D"/>
    <w:rsid w:val="003158B9"/>
    <w:rsid w:val="0032461A"/>
    <w:rsid w:val="00330048"/>
    <w:rsid w:val="00333D98"/>
    <w:rsid w:val="00333FE9"/>
    <w:rsid w:val="00334B2C"/>
    <w:rsid w:val="00334FBB"/>
    <w:rsid w:val="003360C3"/>
    <w:rsid w:val="003423FB"/>
    <w:rsid w:val="003435CF"/>
    <w:rsid w:val="00350635"/>
    <w:rsid w:val="003548D4"/>
    <w:rsid w:val="00355FD7"/>
    <w:rsid w:val="00357C61"/>
    <w:rsid w:val="00365926"/>
    <w:rsid w:val="003662A1"/>
    <w:rsid w:val="00367A9B"/>
    <w:rsid w:val="00372481"/>
    <w:rsid w:val="00375A6D"/>
    <w:rsid w:val="00376280"/>
    <w:rsid w:val="003763F7"/>
    <w:rsid w:val="00381155"/>
    <w:rsid w:val="00383210"/>
    <w:rsid w:val="00383E59"/>
    <w:rsid w:val="003903F9"/>
    <w:rsid w:val="00395EA8"/>
    <w:rsid w:val="003A146B"/>
    <w:rsid w:val="003A2EFA"/>
    <w:rsid w:val="003A5CA5"/>
    <w:rsid w:val="003B4BA4"/>
    <w:rsid w:val="003C1D6B"/>
    <w:rsid w:val="003C2B55"/>
    <w:rsid w:val="003C3FD1"/>
    <w:rsid w:val="003C6556"/>
    <w:rsid w:val="003E077F"/>
    <w:rsid w:val="003E3C8E"/>
    <w:rsid w:val="003E3CBD"/>
    <w:rsid w:val="003E7327"/>
    <w:rsid w:val="003F24F7"/>
    <w:rsid w:val="003F6F76"/>
    <w:rsid w:val="00401758"/>
    <w:rsid w:val="004103E1"/>
    <w:rsid w:val="0041213D"/>
    <w:rsid w:val="00412F66"/>
    <w:rsid w:val="00420469"/>
    <w:rsid w:val="00424AEB"/>
    <w:rsid w:val="004279AE"/>
    <w:rsid w:val="00427B71"/>
    <w:rsid w:val="00431676"/>
    <w:rsid w:val="0043225E"/>
    <w:rsid w:val="00434EE0"/>
    <w:rsid w:val="00435234"/>
    <w:rsid w:val="00436499"/>
    <w:rsid w:val="00436CF9"/>
    <w:rsid w:val="0043788D"/>
    <w:rsid w:val="00440C03"/>
    <w:rsid w:val="00441355"/>
    <w:rsid w:val="00444CE7"/>
    <w:rsid w:val="00445D77"/>
    <w:rsid w:val="0044608A"/>
    <w:rsid w:val="00453A75"/>
    <w:rsid w:val="004540C6"/>
    <w:rsid w:val="004542F4"/>
    <w:rsid w:val="00455714"/>
    <w:rsid w:val="00467185"/>
    <w:rsid w:val="00467C11"/>
    <w:rsid w:val="004714DA"/>
    <w:rsid w:val="004719D7"/>
    <w:rsid w:val="0047549A"/>
    <w:rsid w:val="0048115B"/>
    <w:rsid w:val="00482B86"/>
    <w:rsid w:val="004835CE"/>
    <w:rsid w:val="00486C26"/>
    <w:rsid w:val="0049261F"/>
    <w:rsid w:val="004954EF"/>
    <w:rsid w:val="00497639"/>
    <w:rsid w:val="004A1393"/>
    <w:rsid w:val="004A7793"/>
    <w:rsid w:val="004B09D5"/>
    <w:rsid w:val="004C2C69"/>
    <w:rsid w:val="004C7F16"/>
    <w:rsid w:val="004D5629"/>
    <w:rsid w:val="004D78B3"/>
    <w:rsid w:val="004E34E6"/>
    <w:rsid w:val="004E3AA4"/>
    <w:rsid w:val="004E4D70"/>
    <w:rsid w:val="004F0354"/>
    <w:rsid w:val="004F1878"/>
    <w:rsid w:val="004F22E6"/>
    <w:rsid w:val="004F68D0"/>
    <w:rsid w:val="004F7123"/>
    <w:rsid w:val="005002A1"/>
    <w:rsid w:val="005028E4"/>
    <w:rsid w:val="005064F8"/>
    <w:rsid w:val="00510EEB"/>
    <w:rsid w:val="00510F6B"/>
    <w:rsid w:val="005158A7"/>
    <w:rsid w:val="00523A21"/>
    <w:rsid w:val="00525DDF"/>
    <w:rsid w:val="00526C00"/>
    <w:rsid w:val="00527B21"/>
    <w:rsid w:val="00534D57"/>
    <w:rsid w:val="00537E5F"/>
    <w:rsid w:val="00544C9F"/>
    <w:rsid w:val="00545323"/>
    <w:rsid w:val="005468A9"/>
    <w:rsid w:val="00552E83"/>
    <w:rsid w:val="005547B4"/>
    <w:rsid w:val="0055685F"/>
    <w:rsid w:val="005661BE"/>
    <w:rsid w:val="005662C3"/>
    <w:rsid w:val="0057359D"/>
    <w:rsid w:val="00573BE1"/>
    <w:rsid w:val="00573D38"/>
    <w:rsid w:val="00585BD3"/>
    <w:rsid w:val="00586766"/>
    <w:rsid w:val="005923FD"/>
    <w:rsid w:val="005969A0"/>
    <w:rsid w:val="005A704A"/>
    <w:rsid w:val="005B0E1B"/>
    <w:rsid w:val="005B1FC0"/>
    <w:rsid w:val="005B4CFA"/>
    <w:rsid w:val="005B5964"/>
    <w:rsid w:val="005B630B"/>
    <w:rsid w:val="005C33DF"/>
    <w:rsid w:val="005D6307"/>
    <w:rsid w:val="005E13A0"/>
    <w:rsid w:val="005E1580"/>
    <w:rsid w:val="005E1DED"/>
    <w:rsid w:val="005E54ED"/>
    <w:rsid w:val="005E5D3A"/>
    <w:rsid w:val="005F128E"/>
    <w:rsid w:val="005F2417"/>
    <w:rsid w:val="005F731A"/>
    <w:rsid w:val="006007B2"/>
    <w:rsid w:val="00602CB8"/>
    <w:rsid w:val="00603B76"/>
    <w:rsid w:val="00610357"/>
    <w:rsid w:val="00614400"/>
    <w:rsid w:val="00614DC4"/>
    <w:rsid w:val="00615BEE"/>
    <w:rsid w:val="00623A13"/>
    <w:rsid w:val="0062575A"/>
    <w:rsid w:val="00626D19"/>
    <w:rsid w:val="0063134F"/>
    <w:rsid w:val="00641029"/>
    <w:rsid w:val="00645B21"/>
    <w:rsid w:val="006465C2"/>
    <w:rsid w:val="006472EA"/>
    <w:rsid w:val="006511FB"/>
    <w:rsid w:val="00651B03"/>
    <w:rsid w:val="00662C46"/>
    <w:rsid w:val="00664ECB"/>
    <w:rsid w:val="00673CC7"/>
    <w:rsid w:val="006801B4"/>
    <w:rsid w:val="00682D3F"/>
    <w:rsid w:val="00684B04"/>
    <w:rsid w:val="00686BF2"/>
    <w:rsid w:val="00690807"/>
    <w:rsid w:val="00692407"/>
    <w:rsid w:val="006969F3"/>
    <w:rsid w:val="006A328A"/>
    <w:rsid w:val="006A38E3"/>
    <w:rsid w:val="006A4F8D"/>
    <w:rsid w:val="006A5265"/>
    <w:rsid w:val="006B01F1"/>
    <w:rsid w:val="006B0AE6"/>
    <w:rsid w:val="006B1D38"/>
    <w:rsid w:val="006B1E70"/>
    <w:rsid w:val="006B1EF4"/>
    <w:rsid w:val="006B3145"/>
    <w:rsid w:val="006C6A75"/>
    <w:rsid w:val="006D17EA"/>
    <w:rsid w:val="006E2D0C"/>
    <w:rsid w:val="006E7CE5"/>
    <w:rsid w:val="006F061B"/>
    <w:rsid w:val="006F1743"/>
    <w:rsid w:val="006F2B8A"/>
    <w:rsid w:val="006F6495"/>
    <w:rsid w:val="006F724A"/>
    <w:rsid w:val="006F7D1B"/>
    <w:rsid w:val="007018AB"/>
    <w:rsid w:val="00703938"/>
    <w:rsid w:val="00703A35"/>
    <w:rsid w:val="0071003E"/>
    <w:rsid w:val="00712FCE"/>
    <w:rsid w:val="007139CB"/>
    <w:rsid w:val="00713EE3"/>
    <w:rsid w:val="0071579C"/>
    <w:rsid w:val="00720A5F"/>
    <w:rsid w:val="0072466A"/>
    <w:rsid w:val="007321BB"/>
    <w:rsid w:val="00733494"/>
    <w:rsid w:val="007471A8"/>
    <w:rsid w:val="00750FE7"/>
    <w:rsid w:val="00751318"/>
    <w:rsid w:val="0075618A"/>
    <w:rsid w:val="0076785D"/>
    <w:rsid w:val="00770109"/>
    <w:rsid w:val="00770309"/>
    <w:rsid w:val="00773187"/>
    <w:rsid w:val="00775B72"/>
    <w:rsid w:val="00776896"/>
    <w:rsid w:val="007814D7"/>
    <w:rsid w:val="0078466D"/>
    <w:rsid w:val="00785DA2"/>
    <w:rsid w:val="00791685"/>
    <w:rsid w:val="00793848"/>
    <w:rsid w:val="0079660F"/>
    <w:rsid w:val="00797B8D"/>
    <w:rsid w:val="00797C7C"/>
    <w:rsid w:val="007A6E3A"/>
    <w:rsid w:val="007B0574"/>
    <w:rsid w:val="007B483F"/>
    <w:rsid w:val="007B5C1B"/>
    <w:rsid w:val="007B5C8C"/>
    <w:rsid w:val="007C0E3A"/>
    <w:rsid w:val="007C3A67"/>
    <w:rsid w:val="007C455D"/>
    <w:rsid w:val="007C7370"/>
    <w:rsid w:val="007D005C"/>
    <w:rsid w:val="007D0067"/>
    <w:rsid w:val="007D2B06"/>
    <w:rsid w:val="007D73A4"/>
    <w:rsid w:val="007E01C2"/>
    <w:rsid w:val="007E3D0A"/>
    <w:rsid w:val="007E5F23"/>
    <w:rsid w:val="007E7509"/>
    <w:rsid w:val="007F197B"/>
    <w:rsid w:val="008003DA"/>
    <w:rsid w:val="008025C4"/>
    <w:rsid w:val="00804797"/>
    <w:rsid w:val="0080532D"/>
    <w:rsid w:val="0080580B"/>
    <w:rsid w:val="008133F5"/>
    <w:rsid w:val="008153C1"/>
    <w:rsid w:val="008219C9"/>
    <w:rsid w:val="0082331C"/>
    <w:rsid w:val="00827743"/>
    <w:rsid w:val="008279E4"/>
    <w:rsid w:val="00831805"/>
    <w:rsid w:val="008322E6"/>
    <w:rsid w:val="008333ED"/>
    <w:rsid w:val="00836F58"/>
    <w:rsid w:val="00837169"/>
    <w:rsid w:val="008427EE"/>
    <w:rsid w:val="00844D1C"/>
    <w:rsid w:val="008461B1"/>
    <w:rsid w:val="00851981"/>
    <w:rsid w:val="0085203C"/>
    <w:rsid w:val="00855A1F"/>
    <w:rsid w:val="00867B37"/>
    <w:rsid w:val="00880257"/>
    <w:rsid w:val="00887413"/>
    <w:rsid w:val="00893969"/>
    <w:rsid w:val="008963AE"/>
    <w:rsid w:val="008A7087"/>
    <w:rsid w:val="008B3F52"/>
    <w:rsid w:val="008B6023"/>
    <w:rsid w:val="008C0ABF"/>
    <w:rsid w:val="008C11BD"/>
    <w:rsid w:val="008C7784"/>
    <w:rsid w:val="008D084B"/>
    <w:rsid w:val="008E1CBD"/>
    <w:rsid w:val="008E1F2A"/>
    <w:rsid w:val="008E2413"/>
    <w:rsid w:val="008E369D"/>
    <w:rsid w:val="008E5CCC"/>
    <w:rsid w:val="008E6EA7"/>
    <w:rsid w:val="008F16FE"/>
    <w:rsid w:val="008F2A09"/>
    <w:rsid w:val="008F2AC9"/>
    <w:rsid w:val="008F3D16"/>
    <w:rsid w:val="008F5F04"/>
    <w:rsid w:val="008F61D7"/>
    <w:rsid w:val="008F64BA"/>
    <w:rsid w:val="00901AEE"/>
    <w:rsid w:val="00901FA2"/>
    <w:rsid w:val="0090390D"/>
    <w:rsid w:val="00905CB0"/>
    <w:rsid w:val="00907C7F"/>
    <w:rsid w:val="00912E64"/>
    <w:rsid w:val="00914A6D"/>
    <w:rsid w:val="00914ADD"/>
    <w:rsid w:val="009213C2"/>
    <w:rsid w:val="00925433"/>
    <w:rsid w:val="009261ED"/>
    <w:rsid w:val="00930656"/>
    <w:rsid w:val="00930888"/>
    <w:rsid w:val="009364F1"/>
    <w:rsid w:val="009365CA"/>
    <w:rsid w:val="00943A15"/>
    <w:rsid w:val="00950455"/>
    <w:rsid w:val="0095444D"/>
    <w:rsid w:val="00957ACE"/>
    <w:rsid w:val="00965218"/>
    <w:rsid w:val="009660C2"/>
    <w:rsid w:val="00967CCE"/>
    <w:rsid w:val="00970EF6"/>
    <w:rsid w:val="00982FD8"/>
    <w:rsid w:val="009905C3"/>
    <w:rsid w:val="00992698"/>
    <w:rsid w:val="00992C11"/>
    <w:rsid w:val="009A11D8"/>
    <w:rsid w:val="009A16BE"/>
    <w:rsid w:val="009A1846"/>
    <w:rsid w:val="009A4372"/>
    <w:rsid w:val="009A5076"/>
    <w:rsid w:val="009B161E"/>
    <w:rsid w:val="009B2AB5"/>
    <w:rsid w:val="009B3A35"/>
    <w:rsid w:val="009B44E7"/>
    <w:rsid w:val="009B64AF"/>
    <w:rsid w:val="009C3FA1"/>
    <w:rsid w:val="009D3375"/>
    <w:rsid w:val="009D4D12"/>
    <w:rsid w:val="009D51A1"/>
    <w:rsid w:val="009E5483"/>
    <w:rsid w:val="009E5560"/>
    <w:rsid w:val="009E6506"/>
    <w:rsid w:val="009E655E"/>
    <w:rsid w:val="009F11CE"/>
    <w:rsid w:val="009F18D5"/>
    <w:rsid w:val="009F3FAA"/>
    <w:rsid w:val="009F4705"/>
    <w:rsid w:val="00A037D3"/>
    <w:rsid w:val="00A058BF"/>
    <w:rsid w:val="00A144BB"/>
    <w:rsid w:val="00A16034"/>
    <w:rsid w:val="00A164F2"/>
    <w:rsid w:val="00A25392"/>
    <w:rsid w:val="00A26440"/>
    <w:rsid w:val="00A27BD7"/>
    <w:rsid w:val="00A32E29"/>
    <w:rsid w:val="00A33323"/>
    <w:rsid w:val="00A33A55"/>
    <w:rsid w:val="00A355CC"/>
    <w:rsid w:val="00A37463"/>
    <w:rsid w:val="00A40E02"/>
    <w:rsid w:val="00A47BD4"/>
    <w:rsid w:val="00A50343"/>
    <w:rsid w:val="00A53A18"/>
    <w:rsid w:val="00A53C6F"/>
    <w:rsid w:val="00A576D2"/>
    <w:rsid w:val="00A61772"/>
    <w:rsid w:val="00A62595"/>
    <w:rsid w:val="00A6264E"/>
    <w:rsid w:val="00A642E8"/>
    <w:rsid w:val="00A65885"/>
    <w:rsid w:val="00A6665E"/>
    <w:rsid w:val="00A676D9"/>
    <w:rsid w:val="00A7716B"/>
    <w:rsid w:val="00A77C28"/>
    <w:rsid w:val="00A811BA"/>
    <w:rsid w:val="00A81D17"/>
    <w:rsid w:val="00A840C4"/>
    <w:rsid w:val="00A84B72"/>
    <w:rsid w:val="00A866A9"/>
    <w:rsid w:val="00A9188C"/>
    <w:rsid w:val="00A94967"/>
    <w:rsid w:val="00A95731"/>
    <w:rsid w:val="00AA14C9"/>
    <w:rsid w:val="00AA3D7C"/>
    <w:rsid w:val="00AA55D9"/>
    <w:rsid w:val="00AB0D23"/>
    <w:rsid w:val="00AB2D99"/>
    <w:rsid w:val="00AB52B4"/>
    <w:rsid w:val="00AB5614"/>
    <w:rsid w:val="00AB5F89"/>
    <w:rsid w:val="00AC3688"/>
    <w:rsid w:val="00AC4003"/>
    <w:rsid w:val="00AC707F"/>
    <w:rsid w:val="00AD0AE0"/>
    <w:rsid w:val="00AD5BE8"/>
    <w:rsid w:val="00AE0200"/>
    <w:rsid w:val="00AE0FA2"/>
    <w:rsid w:val="00AE122B"/>
    <w:rsid w:val="00AE5AB2"/>
    <w:rsid w:val="00AE6664"/>
    <w:rsid w:val="00AE7207"/>
    <w:rsid w:val="00AF0F3E"/>
    <w:rsid w:val="00AF13A7"/>
    <w:rsid w:val="00AF2281"/>
    <w:rsid w:val="00AF258E"/>
    <w:rsid w:val="00AF2EA0"/>
    <w:rsid w:val="00B02379"/>
    <w:rsid w:val="00B073B1"/>
    <w:rsid w:val="00B076F6"/>
    <w:rsid w:val="00B11D35"/>
    <w:rsid w:val="00B1309B"/>
    <w:rsid w:val="00B15340"/>
    <w:rsid w:val="00B15713"/>
    <w:rsid w:val="00B1694A"/>
    <w:rsid w:val="00B2091D"/>
    <w:rsid w:val="00B20CC9"/>
    <w:rsid w:val="00B21FB1"/>
    <w:rsid w:val="00B2367A"/>
    <w:rsid w:val="00B239C0"/>
    <w:rsid w:val="00B2440D"/>
    <w:rsid w:val="00B24AAE"/>
    <w:rsid w:val="00B26CE2"/>
    <w:rsid w:val="00B3003B"/>
    <w:rsid w:val="00B30991"/>
    <w:rsid w:val="00B33609"/>
    <w:rsid w:val="00B33A85"/>
    <w:rsid w:val="00B368C8"/>
    <w:rsid w:val="00B41C92"/>
    <w:rsid w:val="00B46892"/>
    <w:rsid w:val="00B46955"/>
    <w:rsid w:val="00B50D8A"/>
    <w:rsid w:val="00B60191"/>
    <w:rsid w:val="00B64F46"/>
    <w:rsid w:val="00B65A26"/>
    <w:rsid w:val="00B70744"/>
    <w:rsid w:val="00B7267E"/>
    <w:rsid w:val="00B729B4"/>
    <w:rsid w:val="00B72C4E"/>
    <w:rsid w:val="00B74EF6"/>
    <w:rsid w:val="00B802A1"/>
    <w:rsid w:val="00B80D2E"/>
    <w:rsid w:val="00B84C99"/>
    <w:rsid w:val="00B87C0E"/>
    <w:rsid w:val="00B91B1C"/>
    <w:rsid w:val="00B91F48"/>
    <w:rsid w:val="00B92337"/>
    <w:rsid w:val="00B951B7"/>
    <w:rsid w:val="00B96668"/>
    <w:rsid w:val="00B96F91"/>
    <w:rsid w:val="00B9714A"/>
    <w:rsid w:val="00BA1351"/>
    <w:rsid w:val="00BA2754"/>
    <w:rsid w:val="00BA7169"/>
    <w:rsid w:val="00BB3961"/>
    <w:rsid w:val="00BB5A71"/>
    <w:rsid w:val="00BB5E94"/>
    <w:rsid w:val="00BB6690"/>
    <w:rsid w:val="00BC3126"/>
    <w:rsid w:val="00BC3905"/>
    <w:rsid w:val="00BC45CE"/>
    <w:rsid w:val="00BC657F"/>
    <w:rsid w:val="00BC71B8"/>
    <w:rsid w:val="00BC725C"/>
    <w:rsid w:val="00BD3A15"/>
    <w:rsid w:val="00BD542E"/>
    <w:rsid w:val="00BD7BB8"/>
    <w:rsid w:val="00BE0741"/>
    <w:rsid w:val="00BE0FFE"/>
    <w:rsid w:val="00BE3FF0"/>
    <w:rsid w:val="00BF076A"/>
    <w:rsid w:val="00BF208C"/>
    <w:rsid w:val="00BF5EE3"/>
    <w:rsid w:val="00BF6AA6"/>
    <w:rsid w:val="00BF79AE"/>
    <w:rsid w:val="00C0798D"/>
    <w:rsid w:val="00C10B22"/>
    <w:rsid w:val="00C14BE3"/>
    <w:rsid w:val="00C1619D"/>
    <w:rsid w:val="00C219A0"/>
    <w:rsid w:val="00C26EBE"/>
    <w:rsid w:val="00C27C4B"/>
    <w:rsid w:val="00C30BCC"/>
    <w:rsid w:val="00C317FA"/>
    <w:rsid w:val="00C4440F"/>
    <w:rsid w:val="00C568B7"/>
    <w:rsid w:val="00C66AB1"/>
    <w:rsid w:val="00C67F87"/>
    <w:rsid w:val="00C71AA5"/>
    <w:rsid w:val="00C71E52"/>
    <w:rsid w:val="00C81361"/>
    <w:rsid w:val="00C877B2"/>
    <w:rsid w:val="00C917B1"/>
    <w:rsid w:val="00C93092"/>
    <w:rsid w:val="00CA140A"/>
    <w:rsid w:val="00CA1B7A"/>
    <w:rsid w:val="00CA76CB"/>
    <w:rsid w:val="00CA78CD"/>
    <w:rsid w:val="00CB0FCC"/>
    <w:rsid w:val="00CB6C01"/>
    <w:rsid w:val="00CB6CA4"/>
    <w:rsid w:val="00CB79BE"/>
    <w:rsid w:val="00CC365E"/>
    <w:rsid w:val="00CC5501"/>
    <w:rsid w:val="00CC5860"/>
    <w:rsid w:val="00CD7266"/>
    <w:rsid w:val="00CE23D8"/>
    <w:rsid w:val="00CE60E6"/>
    <w:rsid w:val="00CF26CE"/>
    <w:rsid w:val="00CF2FA4"/>
    <w:rsid w:val="00D00AD6"/>
    <w:rsid w:val="00D00C7E"/>
    <w:rsid w:val="00D0255E"/>
    <w:rsid w:val="00D059AA"/>
    <w:rsid w:val="00D1003F"/>
    <w:rsid w:val="00D11ADB"/>
    <w:rsid w:val="00D15036"/>
    <w:rsid w:val="00D1680B"/>
    <w:rsid w:val="00D209CF"/>
    <w:rsid w:val="00D21CA0"/>
    <w:rsid w:val="00D2700F"/>
    <w:rsid w:val="00D27F44"/>
    <w:rsid w:val="00D32FEB"/>
    <w:rsid w:val="00D41871"/>
    <w:rsid w:val="00D53AAE"/>
    <w:rsid w:val="00D55222"/>
    <w:rsid w:val="00D6151D"/>
    <w:rsid w:val="00D61D40"/>
    <w:rsid w:val="00D630FB"/>
    <w:rsid w:val="00D64F6B"/>
    <w:rsid w:val="00D66C97"/>
    <w:rsid w:val="00D66DCB"/>
    <w:rsid w:val="00D70A36"/>
    <w:rsid w:val="00D779E4"/>
    <w:rsid w:val="00D80D63"/>
    <w:rsid w:val="00D84AA8"/>
    <w:rsid w:val="00D85F1E"/>
    <w:rsid w:val="00D87AE7"/>
    <w:rsid w:val="00D921C9"/>
    <w:rsid w:val="00D928FB"/>
    <w:rsid w:val="00D952EA"/>
    <w:rsid w:val="00DA041A"/>
    <w:rsid w:val="00DA3158"/>
    <w:rsid w:val="00DA33D4"/>
    <w:rsid w:val="00DA6595"/>
    <w:rsid w:val="00DA786C"/>
    <w:rsid w:val="00DB005B"/>
    <w:rsid w:val="00DB0532"/>
    <w:rsid w:val="00DB321D"/>
    <w:rsid w:val="00DC031B"/>
    <w:rsid w:val="00DC5617"/>
    <w:rsid w:val="00DC6512"/>
    <w:rsid w:val="00DC6B49"/>
    <w:rsid w:val="00DC6CB6"/>
    <w:rsid w:val="00DC7C99"/>
    <w:rsid w:val="00DD1008"/>
    <w:rsid w:val="00DE14A8"/>
    <w:rsid w:val="00DE1DEF"/>
    <w:rsid w:val="00DE3416"/>
    <w:rsid w:val="00DE56FF"/>
    <w:rsid w:val="00DF41D3"/>
    <w:rsid w:val="00DF4C04"/>
    <w:rsid w:val="00DF4C39"/>
    <w:rsid w:val="00DF734F"/>
    <w:rsid w:val="00E01095"/>
    <w:rsid w:val="00E02388"/>
    <w:rsid w:val="00E03E1E"/>
    <w:rsid w:val="00E067AE"/>
    <w:rsid w:val="00E10AE7"/>
    <w:rsid w:val="00E10EF2"/>
    <w:rsid w:val="00E11784"/>
    <w:rsid w:val="00E121AB"/>
    <w:rsid w:val="00E12223"/>
    <w:rsid w:val="00E12C08"/>
    <w:rsid w:val="00E27110"/>
    <w:rsid w:val="00E31A59"/>
    <w:rsid w:val="00E35847"/>
    <w:rsid w:val="00E35C6C"/>
    <w:rsid w:val="00E4250C"/>
    <w:rsid w:val="00E425A2"/>
    <w:rsid w:val="00E449ED"/>
    <w:rsid w:val="00E46166"/>
    <w:rsid w:val="00E47BE2"/>
    <w:rsid w:val="00E523A3"/>
    <w:rsid w:val="00E55EA9"/>
    <w:rsid w:val="00E602B4"/>
    <w:rsid w:val="00E61E9E"/>
    <w:rsid w:val="00E626DC"/>
    <w:rsid w:val="00E63333"/>
    <w:rsid w:val="00E638E7"/>
    <w:rsid w:val="00E643AD"/>
    <w:rsid w:val="00E66798"/>
    <w:rsid w:val="00E7593C"/>
    <w:rsid w:val="00E7713C"/>
    <w:rsid w:val="00E83F9D"/>
    <w:rsid w:val="00E87CD3"/>
    <w:rsid w:val="00E90876"/>
    <w:rsid w:val="00E90B59"/>
    <w:rsid w:val="00E942AB"/>
    <w:rsid w:val="00E9756D"/>
    <w:rsid w:val="00EA29C2"/>
    <w:rsid w:val="00EA586E"/>
    <w:rsid w:val="00EB386B"/>
    <w:rsid w:val="00EB4E3E"/>
    <w:rsid w:val="00EB74A4"/>
    <w:rsid w:val="00EC16EF"/>
    <w:rsid w:val="00EC73E5"/>
    <w:rsid w:val="00ED5FFB"/>
    <w:rsid w:val="00EE1A0A"/>
    <w:rsid w:val="00EE2CE8"/>
    <w:rsid w:val="00EE3419"/>
    <w:rsid w:val="00EE7842"/>
    <w:rsid w:val="00EF1CD8"/>
    <w:rsid w:val="00EF3C36"/>
    <w:rsid w:val="00EF3D8E"/>
    <w:rsid w:val="00EF5726"/>
    <w:rsid w:val="00EF5831"/>
    <w:rsid w:val="00EF6974"/>
    <w:rsid w:val="00EF6D83"/>
    <w:rsid w:val="00F01CD3"/>
    <w:rsid w:val="00F05737"/>
    <w:rsid w:val="00F17030"/>
    <w:rsid w:val="00F27853"/>
    <w:rsid w:val="00F31DF4"/>
    <w:rsid w:val="00F33765"/>
    <w:rsid w:val="00F3675B"/>
    <w:rsid w:val="00F40366"/>
    <w:rsid w:val="00F47558"/>
    <w:rsid w:val="00F50867"/>
    <w:rsid w:val="00F50B18"/>
    <w:rsid w:val="00F51AD0"/>
    <w:rsid w:val="00F52724"/>
    <w:rsid w:val="00F54B4E"/>
    <w:rsid w:val="00F56280"/>
    <w:rsid w:val="00F56431"/>
    <w:rsid w:val="00F576FB"/>
    <w:rsid w:val="00F6409C"/>
    <w:rsid w:val="00F64C6A"/>
    <w:rsid w:val="00F651C2"/>
    <w:rsid w:val="00F7013A"/>
    <w:rsid w:val="00F70AED"/>
    <w:rsid w:val="00F72A68"/>
    <w:rsid w:val="00F74C5D"/>
    <w:rsid w:val="00F819F8"/>
    <w:rsid w:val="00F83890"/>
    <w:rsid w:val="00F83EE0"/>
    <w:rsid w:val="00F858C7"/>
    <w:rsid w:val="00F950FF"/>
    <w:rsid w:val="00FA0579"/>
    <w:rsid w:val="00FA533B"/>
    <w:rsid w:val="00FA66EA"/>
    <w:rsid w:val="00FA7A0B"/>
    <w:rsid w:val="00FB3ED0"/>
    <w:rsid w:val="00FD0F98"/>
    <w:rsid w:val="00FD3025"/>
    <w:rsid w:val="00FD3AF1"/>
    <w:rsid w:val="00FD6381"/>
    <w:rsid w:val="00FE117C"/>
    <w:rsid w:val="00FE2187"/>
    <w:rsid w:val="00FE2F7C"/>
    <w:rsid w:val="00FE7E1C"/>
    <w:rsid w:val="00FF594A"/>
    <w:rsid w:val="10F12D7E"/>
    <w:rsid w:val="188771B6"/>
    <w:rsid w:val="31700B4D"/>
    <w:rsid w:val="35250425"/>
    <w:rsid w:val="49A23A45"/>
    <w:rsid w:val="7A980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30"/>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autoRedefine/>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pBdr>
        <w:between w:val="double" w:color="auto" w:sz="6" w:space="0"/>
      </w:pBdr>
      <w:ind w:left="1200"/>
      <w:jc w:val="left"/>
    </w:pPr>
    <w:rPr>
      <w:rFonts w:eastAsiaTheme="minorHAnsi"/>
      <w:sz w:val="20"/>
      <w:szCs w:val="20"/>
    </w:rPr>
  </w:style>
  <w:style w:type="paragraph" w:styleId="6">
    <w:name w:val="annotation text"/>
    <w:basedOn w:val="1"/>
    <w:link w:val="24"/>
    <w:autoRedefine/>
    <w:semiHidden/>
    <w:unhideWhenUsed/>
    <w:qFormat/>
    <w:uiPriority w:val="99"/>
    <w:pPr>
      <w:jc w:val="left"/>
    </w:pPr>
  </w:style>
  <w:style w:type="paragraph" w:styleId="7">
    <w:name w:val="toc 5"/>
    <w:basedOn w:val="1"/>
    <w:next w:val="1"/>
    <w:autoRedefine/>
    <w:unhideWhenUsed/>
    <w:qFormat/>
    <w:uiPriority w:val="39"/>
    <w:pPr>
      <w:pBdr>
        <w:between w:val="double" w:color="auto" w:sz="6" w:space="0"/>
      </w:pBdr>
      <w:ind w:left="720"/>
      <w:jc w:val="left"/>
    </w:pPr>
    <w:rPr>
      <w:rFonts w:eastAsiaTheme="minorHAnsi"/>
      <w:sz w:val="20"/>
      <w:szCs w:val="20"/>
    </w:rPr>
  </w:style>
  <w:style w:type="paragraph" w:styleId="8">
    <w:name w:val="toc 3"/>
    <w:basedOn w:val="1"/>
    <w:next w:val="1"/>
    <w:autoRedefine/>
    <w:unhideWhenUsed/>
    <w:qFormat/>
    <w:uiPriority w:val="39"/>
    <w:pPr>
      <w:ind w:left="240"/>
      <w:jc w:val="left"/>
    </w:pPr>
    <w:rPr>
      <w:rFonts w:eastAsiaTheme="minorHAnsi"/>
      <w:i/>
      <w:iCs/>
      <w:sz w:val="22"/>
      <w:szCs w:val="22"/>
    </w:rPr>
  </w:style>
  <w:style w:type="paragraph" w:styleId="9">
    <w:name w:val="toc 8"/>
    <w:basedOn w:val="1"/>
    <w:next w:val="1"/>
    <w:autoRedefine/>
    <w:unhideWhenUsed/>
    <w:qFormat/>
    <w:uiPriority w:val="39"/>
    <w:pPr>
      <w:pBdr>
        <w:between w:val="double" w:color="auto" w:sz="6" w:space="0"/>
      </w:pBdr>
      <w:ind w:left="1440"/>
      <w:jc w:val="left"/>
    </w:pPr>
    <w:rPr>
      <w:rFonts w:eastAsiaTheme="minorHAnsi"/>
      <w:sz w:val="20"/>
      <w:szCs w:val="20"/>
    </w:rPr>
  </w:style>
  <w:style w:type="paragraph" w:styleId="10">
    <w:name w:val="footer"/>
    <w:basedOn w:val="1"/>
    <w:link w:val="32"/>
    <w:autoRedefine/>
    <w:unhideWhenUsed/>
    <w:qFormat/>
    <w:uiPriority w:val="99"/>
    <w:pPr>
      <w:tabs>
        <w:tab w:val="center" w:pos="4153"/>
        <w:tab w:val="right" w:pos="8306"/>
      </w:tabs>
      <w:snapToGrid w:val="0"/>
      <w:jc w:val="left"/>
    </w:pPr>
    <w:rPr>
      <w:sz w:val="18"/>
      <w:szCs w:val="18"/>
    </w:rPr>
  </w:style>
  <w:style w:type="paragraph" w:styleId="11">
    <w:name w:val="header"/>
    <w:basedOn w:val="1"/>
    <w:link w:val="25"/>
    <w:autoRedefine/>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spacing w:before="120"/>
      <w:jc w:val="left"/>
    </w:pPr>
    <w:rPr>
      <w:rFonts w:asciiTheme="majorHAnsi" w:eastAsiaTheme="majorHAnsi"/>
      <w:b/>
      <w:bCs/>
      <w:color w:val="548DD4"/>
    </w:rPr>
  </w:style>
  <w:style w:type="paragraph" w:styleId="13">
    <w:name w:val="toc 4"/>
    <w:basedOn w:val="1"/>
    <w:next w:val="1"/>
    <w:autoRedefine/>
    <w:unhideWhenUsed/>
    <w:qFormat/>
    <w:uiPriority w:val="39"/>
    <w:pPr>
      <w:pBdr>
        <w:between w:val="double" w:color="auto" w:sz="6" w:space="0"/>
      </w:pBdr>
      <w:ind w:left="480"/>
      <w:jc w:val="left"/>
    </w:pPr>
    <w:rPr>
      <w:rFonts w:eastAsiaTheme="minorHAnsi"/>
      <w:sz w:val="20"/>
      <w:szCs w:val="20"/>
    </w:rPr>
  </w:style>
  <w:style w:type="paragraph" w:styleId="14">
    <w:name w:val="toc 6"/>
    <w:basedOn w:val="1"/>
    <w:next w:val="1"/>
    <w:autoRedefine/>
    <w:unhideWhenUsed/>
    <w:qFormat/>
    <w:uiPriority w:val="39"/>
    <w:pPr>
      <w:pBdr>
        <w:between w:val="double" w:color="auto" w:sz="6" w:space="0"/>
      </w:pBdr>
      <w:ind w:left="960"/>
      <w:jc w:val="left"/>
    </w:pPr>
    <w:rPr>
      <w:rFonts w:eastAsiaTheme="minorHAnsi"/>
      <w:sz w:val="20"/>
      <w:szCs w:val="20"/>
    </w:rPr>
  </w:style>
  <w:style w:type="paragraph" w:styleId="15">
    <w:name w:val="toc 2"/>
    <w:basedOn w:val="1"/>
    <w:next w:val="1"/>
    <w:autoRedefine/>
    <w:unhideWhenUsed/>
    <w:qFormat/>
    <w:uiPriority w:val="39"/>
    <w:pPr>
      <w:jc w:val="left"/>
    </w:pPr>
    <w:rPr>
      <w:rFonts w:eastAsiaTheme="minorHAnsi"/>
      <w:sz w:val="22"/>
      <w:szCs w:val="22"/>
    </w:rPr>
  </w:style>
  <w:style w:type="paragraph" w:styleId="16">
    <w:name w:val="toc 9"/>
    <w:basedOn w:val="1"/>
    <w:next w:val="1"/>
    <w:autoRedefine/>
    <w:unhideWhenUsed/>
    <w:qFormat/>
    <w:uiPriority w:val="39"/>
    <w:pPr>
      <w:pBdr>
        <w:between w:val="double" w:color="auto" w:sz="6" w:space="0"/>
      </w:pBdr>
      <w:ind w:left="1680"/>
      <w:jc w:val="left"/>
    </w:pPr>
    <w:rPr>
      <w:rFonts w:eastAsiaTheme="minorHAnsi"/>
      <w:sz w:val="20"/>
      <w:szCs w:val="20"/>
    </w:rPr>
  </w:style>
  <w:style w:type="paragraph" w:styleId="17">
    <w:name w:val="annotation subject"/>
    <w:basedOn w:val="6"/>
    <w:next w:val="6"/>
    <w:link w:val="29"/>
    <w:semiHidden/>
    <w:unhideWhenUsed/>
    <w:qFormat/>
    <w:uiPriority w:val="99"/>
    <w:rPr>
      <w:b/>
      <w:bCs/>
    </w:rPr>
  </w:style>
  <w:style w:type="character" w:styleId="20">
    <w:name w:val="Strong"/>
    <w:basedOn w:val="19"/>
    <w:qFormat/>
    <w:uiPriority w:val="22"/>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HTML Code"/>
    <w:basedOn w:val="19"/>
    <w:semiHidden/>
    <w:unhideWhenUsed/>
    <w:uiPriority w:val="99"/>
    <w:rPr>
      <w:rFonts w:ascii="Courier New" w:hAnsi="Courier New"/>
      <w:sz w:val="20"/>
    </w:rPr>
  </w:style>
  <w:style w:type="character" w:styleId="23">
    <w:name w:val="annotation reference"/>
    <w:basedOn w:val="19"/>
    <w:semiHidden/>
    <w:unhideWhenUsed/>
    <w:qFormat/>
    <w:uiPriority w:val="99"/>
    <w:rPr>
      <w:sz w:val="21"/>
      <w:szCs w:val="21"/>
    </w:rPr>
  </w:style>
  <w:style w:type="character" w:customStyle="1" w:styleId="24">
    <w:name w:val="批注文字 字符"/>
    <w:basedOn w:val="19"/>
    <w:link w:val="6"/>
    <w:semiHidden/>
    <w:qFormat/>
    <w:uiPriority w:val="99"/>
  </w:style>
  <w:style w:type="character" w:customStyle="1" w:styleId="25">
    <w:name w:val="页眉 字符"/>
    <w:basedOn w:val="19"/>
    <w:link w:val="11"/>
    <w:qFormat/>
    <w:uiPriority w:val="99"/>
    <w:rPr>
      <w:sz w:val="18"/>
      <w:szCs w:val="18"/>
    </w:rPr>
  </w:style>
  <w:style w:type="character" w:customStyle="1" w:styleId="26">
    <w:name w:val="未处理的提及1"/>
    <w:basedOn w:val="19"/>
    <w:autoRedefine/>
    <w:semiHidden/>
    <w:unhideWhenUsed/>
    <w:qFormat/>
    <w:uiPriority w:val="99"/>
    <w:rPr>
      <w:color w:val="605E5C"/>
      <w:shd w:val="clear" w:color="auto" w:fill="E1DFDD"/>
    </w:rPr>
  </w:style>
  <w:style w:type="paragraph" w:styleId="27">
    <w:name w:val="List Paragraph"/>
    <w:basedOn w:val="1"/>
    <w:qFormat/>
    <w:uiPriority w:val="34"/>
    <w:pPr>
      <w:ind w:firstLine="420" w:firstLineChars="200"/>
    </w:pPr>
  </w:style>
  <w:style w:type="character" w:customStyle="1" w:styleId="28">
    <w:name w:val="标题 3 字符"/>
    <w:basedOn w:val="19"/>
    <w:link w:val="4"/>
    <w:autoRedefine/>
    <w:qFormat/>
    <w:uiPriority w:val="9"/>
    <w:rPr>
      <w:b/>
      <w:bCs/>
      <w:sz w:val="32"/>
      <w:szCs w:val="32"/>
    </w:rPr>
  </w:style>
  <w:style w:type="character" w:customStyle="1" w:styleId="29">
    <w:name w:val="批注主题 字符"/>
    <w:basedOn w:val="24"/>
    <w:link w:val="17"/>
    <w:semiHidden/>
    <w:qFormat/>
    <w:uiPriority w:val="99"/>
    <w:rPr>
      <w:b/>
      <w:bCs/>
    </w:rPr>
  </w:style>
  <w:style w:type="character" w:customStyle="1" w:styleId="30">
    <w:name w:val="标题 1 字符"/>
    <w:basedOn w:val="19"/>
    <w:link w:val="2"/>
    <w:qFormat/>
    <w:uiPriority w:val="9"/>
    <w:rPr>
      <w:b/>
      <w:bCs/>
      <w:kern w:val="44"/>
      <w:sz w:val="44"/>
      <w:szCs w:val="44"/>
    </w:rPr>
  </w:style>
  <w:style w:type="character" w:customStyle="1" w:styleId="31">
    <w:name w:val="标题 2 字符"/>
    <w:basedOn w:val="19"/>
    <w:link w:val="3"/>
    <w:qFormat/>
    <w:uiPriority w:val="9"/>
    <w:rPr>
      <w:rFonts w:asciiTheme="majorHAnsi" w:hAnsiTheme="majorHAnsi" w:eastAsiaTheme="majorEastAsia" w:cstheme="majorBidi"/>
      <w:b/>
      <w:bCs/>
      <w:sz w:val="32"/>
      <w:szCs w:val="32"/>
    </w:rPr>
  </w:style>
  <w:style w:type="character" w:customStyle="1" w:styleId="32">
    <w:name w:val="页脚 字符"/>
    <w:basedOn w:val="19"/>
    <w:link w:val="10"/>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3906</Words>
  <Characters>4925</Characters>
  <Lines>39</Lines>
  <Paragraphs>11</Paragraphs>
  <TotalTime>8</TotalTime>
  <ScaleCrop>false</ScaleCrop>
  <LinksUpToDate>false</LinksUpToDate>
  <CharactersWithSpaces>5039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2024-04-27T17:29:00Z</dcterms:created>
  <dc:creator>18019</dc:creator>
  <cp:lastModifiedBy>ABU</cp:lastModifiedBy>
  <dcterms:modified xsi:type="dcterms:W3CDTF">2025-03-11T09:03:09Z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DAFD19DD92CD41ADB6CB5FD2B69C4CDC_12</vt:lpwstr>
  </property>
  <property fmtid="{D5CDD505-2E9C-101B-9397-08002B2CF9AE}" pid="4" name="KSOTemplateDocerSaveRecord">
    <vt:lpwstr>eyJoZGlkIjoiY2YzMWZiZTgwOTIwN2RhMzlkM2I1MmU1ZjQ3OTI0YTgiLCJ1c2VySWQiOiIxMDQ4NjMwMjIzIn0=</vt:lpwstr>
  </property>
</Properties>
</file>